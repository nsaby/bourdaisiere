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88267" w14:textId="1DBF78DC" w:rsidR="0030411A" w:rsidRDefault="0030411A" w:rsidP="002D4CD2">
      <w:pPr>
        <w:pStyle w:val="Standard"/>
        <w:jc w:val="both"/>
        <w:rPr>
          <w:b/>
          <w:bCs/>
          <w:sz w:val="28"/>
          <w:szCs w:val="28"/>
        </w:rPr>
      </w:pPr>
    </w:p>
    <w:p w14:paraId="558C523C" w14:textId="033BAF21" w:rsidR="00760653" w:rsidRDefault="00760653" w:rsidP="002D4CD2">
      <w:pPr>
        <w:pStyle w:val="Standard"/>
        <w:jc w:val="both"/>
        <w:rPr>
          <w:b/>
          <w:bCs/>
          <w:sz w:val="28"/>
          <w:szCs w:val="28"/>
        </w:rPr>
      </w:pPr>
    </w:p>
    <w:p w14:paraId="23BA249C" w14:textId="77777777" w:rsidR="00760653" w:rsidRDefault="00760653" w:rsidP="002D4CD2">
      <w:pPr>
        <w:pStyle w:val="Standard"/>
        <w:jc w:val="both"/>
        <w:rPr>
          <w:b/>
          <w:bCs/>
          <w:sz w:val="28"/>
          <w:szCs w:val="28"/>
        </w:rPr>
      </w:pPr>
    </w:p>
    <w:p w14:paraId="08C950BC" w14:textId="67073E0B" w:rsidR="0030411A" w:rsidRPr="00914C4D" w:rsidRDefault="0030411A" w:rsidP="00FD2BA3">
      <w:pPr>
        <w:pStyle w:val="Standard"/>
        <w:jc w:val="center"/>
        <w:rPr>
          <w:rFonts w:ascii="Arial" w:hAnsi="Arial" w:cs="Arial"/>
          <w:b/>
          <w:bCs/>
          <w:sz w:val="28"/>
          <w:szCs w:val="28"/>
        </w:rPr>
      </w:pPr>
      <w:r w:rsidRPr="00914C4D">
        <w:rPr>
          <w:rFonts w:ascii="Arial" w:hAnsi="Arial" w:cs="Arial"/>
          <w:b/>
          <w:bCs/>
          <w:sz w:val="28"/>
          <w:szCs w:val="28"/>
        </w:rPr>
        <w:t xml:space="preserve">Module </w:t>
      </w:r>
      <w:r w:rsidR="00F203FE">
        <w:rPr>
          <w:rFonts w:ascii="Arial" w:hAnsi="Arial" w:cs="Arial"/>
          <w:b/>
          <w:bCs/>
          <w:sz w:val="28"/>
          <w:szCs w:val="28"/>
        </w:rPr>
        <w:t>8.6 Ecole de terrain géosciences</w:t>
      </w:r>
      <w:r w:rsidR="003512ED">
        <w:rPr>
          <w:rFonts w:ascii="Arial" w:hAnsi="Arial" w:cs="Arial"/>
          <w:b/>
          <w:bCs/>
          <w:sz w:val="28"/>
          <w:szCs w:val="28"/>
        </w:rPr>
        <w:t xml:space="preserve"> - Pédologie</w:t>
      </w:r>
    </w:p>
    <w:p w14:paraId="7EADD648" w14:textId="77777777" w:rsidR="0030411A" w:rsidRPr="00914C4D" w:rsidRDefault="0030411A" w:rsidP="00FD2BA3">
      <w:pPr>
        <w:pStyle w:val="Standard"/>
        <w:jc w:val="center"/>
        <w:rPr>
          <w:rFonts w:ascii="Arial" w:hAnsi="Arial" w:cs="Arial"/>
          <w:b/>
          <w:bCs/>
          <w:sz w:val="28"/>
          <w:szCs w:val="28"/>
        </w:rPr>
      </w:pPr>
    </w:p>
    <w:p w14:paraId="6B460635" w14:textId="77777777" w:rsidR="0030411A" w:rsidRPr="00914C4D" w:rsidRDefault="0030411A" w:rsidP="00F203FE">
      <w:pPr>
        <w:pStyle w:val="Standard"/>
        <w:rPr>
          <w:rFonts w:ascii="Arial" w:hAnsi="Arial" w:cs="Arial"/>
          <w:b/>
          <w:bCs/>
          <w:sz w:val="28"/>
          <w:szCs w:val="28"/>
        </w:rPr>
      </w:pPr>
    </w:p>
    <w:p w14:paraId="40A9AF88" w14:textId="77777777" w:rsidR="00DC334C" w:rsidRPr="00DC334C" w:rsidRDefault="00DC334C" w:rsidP="00DC334C">
      <w:pPr>
        <w:pStyle w:val="Standard"/>
        <w:jc w:val="center"/>
        <w:rPr>
          <w:rFonts w:ascii="Arial" w:hAnsi="Arial" w:cs="Arial"/>
          <w:b/>
          <w:bCs/>
          <w:sz w:val="28"/>
          <w:szCs w:val="28"/>
        </w:rPr>
      </w:pPr>
      <w:r w:rsidRPr="00DC334C">
        <w:rPr>
          <w:rFonts w:ascii="Arial" w:hAnsi="Arial" w:cs="Arial"/>
          <w:b/>
          <w:bCs/>
          <w:sz w:val="28"/>
          <w:szCs w:val="28"/>
        </w:rPr>
        <w:t xml:space="preserve">Entre vallée et coteau : cartographie des sols du parc et des jardins </w:t>
      </w:r>
    </w:p>
    <w:p w14:paraId="288E5FFC" w14:textId="48BFBFDC" w:rsidR="0030411A" w:rsidRPr="00914C4D" w:rsidRDefault="00DC334C" w:rsidP="00DC334C">
      <w:pPr>
        <w:pStyle w:val="Standard"/>
        <w:jc w:val="center"/>
        <w:rPr>
          <w:rFonts w:ascii="Arial" w:hAnsi="Arial" w:cs="Arial"/>
          <w:b/>
          <w:bCs/>
          <w:sz w:val="28"/>
          <w:szCs w:val="28"/>
        </w:rPr>
      </w:pPr>
      <w:proofErr w:type="gramStart"/>
      <w:r w:rsidRPr="00DC334C">
        <w:rPr>
          <w:rFonts w:ascii="Arial" w:hAnsi="Arial" w:cs="Arial"/>
          <w:b/>
          <w:bCs/>
          <w:sz w:val="28"/>
          <w:szCs w:val="28"/>
        </w:rPr>
        <w:t>du</w:t>
      </w:r>
      <w:proofErr w:type="gramEnd"/>
      <w:r w:rsidRPr="00DC334C">
        <w:rPr>
          <w:rFonts w:ascii="Arial" w:hAnsi="Arial" w:cs="Arial"/>
          <w:b/>
          <w:bCs/>
          <w:sz w:val="28"/>
          <w:szCs w:val="28"/>
        </w:rPr>
        <w:t xml:space="preserve"> château de la </w:t>
      </w:r>
      <w:proofErr w:type="spellStart"/>
      <w:r w:rsidRPr="00DC334C">
        <w:rPr>
          <w:rFonts w:ascii="Arial" w:hAnsi="Arial" w:cs="Arial"/>
          <w:b/>
          <w:bCs/>
          <w:sz w:val="28"/>
          <w:szCs w:val="28"/>
        </w:rPr>
        <w:t>Bourdaisière</w:t>
      </w:r>
      <w:proofErr w:type="spellEnd"/>
    </w:p>
    <w:p w14:paraId="39E64738" w14:textId="66BEC86A" w:rsidR="000B2C30" w:rsidRDefault="000B2C30" w:rsidP="002D4CD2">
      <w:pPr>
        <w:pStyle w:val="Standard"/>
        <w:jc w:val="both"/>
        <w:rPr>
          <w:b/>
          <w:bCs/>
          <w:color w:val="000000"/>
        </w:rPr>
      </w:pPr>
    </w:p>
    <w:p w14:paraId="5246F780" w14:textId="54EEE50E" w:rsidR="000B2C30" w:rsidRDefault="000B2C30" w:rsidP="00472ED3">
      <w:pPr>
        <w:pStyle w:val="Standard"/>
        <w:jc w:val="center"/>
        <w:rPr>
          <w:b/>
          <w:bCs/>
          <w:color w:val="000000"/>
        </w:rPr>
      </w:pPr>
    </w:p>
    <w:p w14:paraId="0791C045" w14:textId="6BD63CB9" w:rsidR="000B2C30" w:rsidRDefault="005707F4" w:rsidP="00DC334C">
      <w:pPr>
        <w:pStyle w:val="Standard"/>
        <w:jc w:val="center"/>
        <w:rPr>
          <w:b/>
          <w:bCs/>
          <w:color w:val="000000"/>
        </w:rPr>
      </w:pPr>
      <w:r>
        <w:rPr>
          <w:rFonts w:ascii="Arial" w:hAnsi="Arial" w:cs="Arial"/>
          <w:noProof/>
          <w:sz w:val="20"/>
          <w:szCs w:val="20"/>
          <w:lang w:eastAsia="fr-FR" w:bidi="ar-SA"/>
        </w:rPr>
        <w:drawing>
          <wp:anchor distT="0" distB="0" distL="114300" distR="114300" simplePos="0" relativeHeight="251658240" behindDoc="0" locked="0" layoutInCell="1" allowOverlap="1" wp14:anchorId="55633F4A" wp14:editId="346E0477">
            <wp:simplePos x="0" y="0"/>
            <wp:positionH relativeFrom="margin">
              <wp:align>left</wp:align>
            </wp:positionH>
            <wp:positionV relativeFrom="paragraph">
              <wp:posOffset>2007103</wp:posOffset>
            </wp:positionV>
            <wp:extent cx="1371895" cy="2016390"/>
            <wp:effectExtent l="0" t="0" r="0" b="3175"/>
            <wp:wrapNone/>
            <wp:docPr id="3" name="Image 3" descr="C:\Users\salvador\AppData\Local\Microsoft\Windows\INetCache\Content.MSO\78909E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lvador\AppData\Local\Microsoft\Windows\INetCache\Content.MSO\78909E4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895" cy="2016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C334C">
        <w:rPr>
          <w:noProof/>
          <w:lang w:eastAsia="fr-FR" w:bidi="ar-SA"/>
        </w:rPr>
        <w:drawing>
          <wp:inline distT="0" distB="0" distL="0" distR="0" wp14:anchorId="6D8281BF" wp14:editId="23160D6D">
            <wp:extent cx="5714799" cy="3645725"/>
            <wp:effectExtent l="0" t="0" r="635" b="0"/>
            <wp:docPr id="1993086071" name="Image 1" descr="Une image contenant plein air, herbe, arbr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6071" name="Image 1" descr="Une image contenant plein air, herbe, arbre, plan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402" cy="3655041"/>
                    </a:xfrm>
                    <a:prstGeom prst="rect">
                      <a:avLst/>
                    </a:prstGeom>
                  </pic:spPr>
                </pic:pic>
              </a:graphicData>
            </a:graphic>
          </wp:inline>
        </w:drawing>
      </w:r>
      <w:r w:rsidRPr="005707F4">
        <w:rPr>
          <w:rFonts w:ascii="Arial" w:hAnsi="Arial" w:cs="Arial"/>
          <w:noProof/>
          <w:sz w:val="20"/>
          <w:szCs w:val="20"/>
          <w:lang w:eastAsia="fr-FR" w:bidi="ar-SA"/>
        </w:rPr>
        <w:t xml:space="preserve"> </w:t>
      </w:r>
    </w:p>
    <w:p w14:paraId="2BF3759D" w14:textId="77C0E275" w:rsidR="00BF5784" w:rsidRDefault="00BF5784" w:rsidP="002D4CD2">
      <w:pPr>
        <w:pStyle w:val="Standard"/>
        <w:jc w:val="both"/>
        <w:rPr>
          <w:b/>
          <w:bCs/>
          <w:color w:val="000000"/>
        </w:rPr>
      </w:pPr>
    </w:p>
    <w:p w14:paraId="3DBC94D8" w14:textId="61E01981" w:rsidR="005707F4" w:rsidRDefault="005707F4" w:rsidP="002D4CD2">
      <w:pPr>
        <w:pStyle w:val="Standard"/>
        <w:jc w:val="both"/>
        <w:rPr>
          <w:b/>
          <w:bCs/>
          <w:color w:val="000000"/>
        </w:rPr>
      </w:pPr>
    </w:p>
    <w:p w14:paraId="6D3F46B2" w14:textId="0590E750" w:rsidR="005707F4" w:rsidRDefault="005707F4" w:rsidP="002D4CD2">
      <w:pPr>
        <w:pStyle w:val="Standard"/>
        <w:jc w:val="both"/>
        <w:rPr>
          <w:b/>
          <w:bCs/>
          <w:color w:val="000000"/>
        </w:rPr>
      </w:pPr>
    </w:p>
    <w:p w14:paraId="230699BE" w14:textId="77777777" w:rsidR="005707F4" w:rsidRDefault="005707F4" w:rsidP="002D4CD2">
      <w:pPr>
        <w:pStyle w:val="Standard"/>
        <w:jc w:val="both"/>
        <w:rPr>
          <w:b/>
          <w:bCs/>
          <w:color w:val="000000"/>
        </w:rPr>
      </w:pPr>
    </w:p>
    <w:p w14:paraId="3A9CF33C" w14:textId="77777777" w:rsidR="00064548" w:rsidRPr="00064548" w:rsidRDefault="00064548" w:rsidP="002D4CD2">
      <w:pPr>
        <w:pStyle w:val="Standard"/>
        <w:jc w:val="both"/>
        <w:rPr>
          <w:rFonts w:ascii="Arial" w:hAnsi="Arial" w:cs="Arial"/>
          <w:b/>
          <w:bCs/>
          <w:color w:val="000000"/>
          <w:sz w:val="20"/>
          <w:szCs w:val="20"/>
        </w:rPr>
      </w:pPr>
      <w:r w:rsidRPr="00064548">
        <w:rPr>
          <w:rFonts w:ascii="Arial" w:hAnsi="Arial" w:cs="Arial"/>
          <w:b/>
          <w:bCs/>
          <w:color w:val="000000"/>
          <w:sz w:val="20"/>
          <w:szCs w:val="20"/>
        </w:rPr>
        <w:t xml:space="preserve">Encadrement : </w:t>
      </w:r>
    </w:p>
    <w:p w14:paraId="6610CF5C" w14:textId="1EC304D4" w:rsidR="00BF5784" w:rsidRPr="00064548" w:rsidRDefault="00064548" w:rsidP="002D4CD2">
      <w:pPr>
        <w:pStyle w:val="Standard"/>
        <w:jc w:val="both"/>
        <w:rPr>
          <w:rFonts w:ascii="Arial" w:hAnsi="Arial" w:cs="Arial"/>
          <w:b/>
          <w:bCs/>
          <w:color w:val="000000"/>
          <w:sz w:val="20"/>
          <w:szCs w:val="20"/>
        </w:rPr>
      </w:pPr>
      <w:r w:rsidRPr="00064548">
        <w:rPr>
          <w:rFonts w:ascii="Arial" w:hAnsi="Arial" w:cs="Arial"/>
          <w:b/>
          <w:bCs/>
          <w:color w:val="000000"/>
          <w:sz w:val="20"/>
          <w:szCs w:val="20"/>
        </w:rPr>
        <w:t>Louis Manière (</w:t>
      </w:r>
      <w:proofErr w:type="spellStart"/>
      <w:r w:rsidRPr="00064548">
        <w:rPr>
          <w:rFonts w:ascii="Arial" w:hAnsi="Arial" w:cs="Arial"/>
          <w:b/>
          <w:bCs/>
          <w:color w:val="000000"/>
          <w:sz w:val="20"/>
          <w:szCs w:val="20"/>
        </w:rPr>
        <w:t>GéHCO</w:t>
      </w:r>
      <w:proofErr w:type="spellEnd"/>
      <w:r w:rsidRPr="00064548">
        <w:rPr>
          <w:rFonts w:ascii="Arial" w:hAnsi="Arial" w:cs="Arial"/>
          <w:b/>
          <w:bCs/>
          <w:color w:val="000000"/>
          <w:sz w:val="20"/>
          <w:szCs w:val="20"/>
        </w:rPr>
        <w:t>), Nicolas Saby (</w:t>
      </w:r>
      <w:proofErr w:type="spellStart"/>
      <w:r w:rsidRPr="00064548">
        <w:rPr>
          <w:rFonts w:ascii="Arial" w:hAnsi="Arial" w:cs="Arial"/>
          <w:b/>
          <w:bCs/>
          <w:color w:val="000000"/>
          <w:sz w:val="20"/>
          <w:szCs w:val="20"/>
        </w:rPr>
        <w:t>INRAe</w:t>
      </w:r>
      <w:proofErr w:type="spellEnd"/>
      <w:r w:rsidRPr="00064548">
        <w:rPr>
          <w:rFonts w:ascii="Arial" w:hAnsi="Arial" w:cs="Arial"/>
          <w:b/>
          <w:bCs/>
          <w:color w:val="000000"/>
          <w:sz w:val="20"/>
          <w:szCs w:val="20"/>
        </w:rPr>
        <w:t xml:space="preserve"> Info&amp;Sols), Sébastien Salvador-Blanes (</w:t>
      </w:r>
      <w:proofErr w:type="spellStart"/>
      <w:r w:rsidRPr="00064548">
        <w:rPr>
          <w:rFonts w:ascii="Arial" w:hAnsi="Arial" w:cs="Arial"/>
          <w:b/>
          <w:bCs/>
          <w:color w:val="000000"/>
          <w:sz w:val="20"/>
          <w:szCs w:val="20"/>
        </w:rPr>
        <w:t>GéHCO</w:t>
      </w:r>
      <w:proofErr w:type="spellEnd"/>
      <w:r w:rsidRPr="00064548">
        <w:rPr>
          <w:rFonts w:ascii="Arial" w:hAnsi="Arial" w:cs="Arial"/>
          <w:b/>
          <w:bCs/>
          <w:color w:val="000000"/>
          <w:sz w:val="20"/>
          <w:szCs w:val="20"/>
        </w:rPr>
        <w:t>)</w:t>
      </w:r>
    </w:p>
    <w:p w14:paraId="2BA03749" w14:textId="3C75C07D" w:rsidR="00760653" w:rsidRPr="00064548" w:rsidRDefault="00760653" w:rsidP="002D4CD2">
      <w:pPr>
        <w:pStyle w:val="Standard"/>
        <w:jc w:val="both"/>
        <w:rPr>
          <w:rFonts w:ascii="Arial" w:hAnsi="Arial" w:cs="Arial"/>
          <w:b/>
          <w:bCs/>
          <w:color w:val="000000"/>
          <w:sz w:val="20"/>
          <w:szCs w:val="20"/>
        </w:rPr>
      </w:pPr>
    </w:p>
    <w:p w14:paraId="0C665481" w14:textId="4CC48B37" w:rsidR="00760653" w:rsidRDefault="00760653" w:rsidP="002D4CD2">
      <w:pPr>
        <w:pStyle w:val="Standard"/>
        <w:jc w:val="both"/>
        <w:rPr>
          <w:b/>
          <w:bCs/>
          <w:color w:val="000000"/>
        </w:rPr>
      </w:pPr>
    </w:p>
    <w:p w14:paraId="2B1D9938" w14:textId="77777777" w:rsidR="00760653" w:rsidRDefault="00760653" w:rsidP="002D4CD2">
      <w:pPr>
        <w:pStyle w:val="Standard"/>
        <w:jc w:val="both"/>
        <w:rPr>
          <w:b/>
          <w:bCs/>
          <w:color w:val="000000"/>
        </w:rPr>
      </w:pPr>
    </w:p>
    <w:p w14:paraId="6A6DBB49" w14:textId="77777777" w:rsidR="00BF5784" w:rsidRDefault="00BF5784" w:rsidP="002D4CD2">
      <w:pPr>
        <w:pStyle w:val="Standard"/>
        <w:jc w:val="both"/>
        <w:rPr>
          <w:b/>
          <w:bCs/>
          <w:color w:val="000000"/>
        </w:rPr>
      </w:pPr>
    </w:p>
    <w:p w14:paraId="7D89D794" w14:textId="204C412B" w:rsidR="000B2C30" w:rsidRDefault="000B2C30" w:rsidP="002D4CD2">
      <w:pPr>
        <w:pStyle w:val="Standard"/>
        <w:jc w:val="both"/>
        <w:rPr>
          <w:b/>
          <w:bCs/>
          <w:color w:val="000000"/>
        </w:rPr>
      </w:pPr>
    </w:p>
    <w:p w14:paraId="38ED2B30" w14:textId="595CF8FF" w:rsidR="00D66877" w:rsidRPr="0030411A" w:rsidRDefault="00472ED3" w:rsidP="002D4CD2">
      <w:pPr>
        <w:pStyle w:val="Style1"/>
        <w:jc w:val="both"/>
      </w:pPr>
      <w:r>
        <w:t>1</w:t>
      </w:r>
      <w:r w:rsidR="005E122C" w:rsidRPr="0030411A">
        <w:t xml:space="preserve"> </w:t>
      </w:r>
      <w:r w:rsidR="00D52724" w:rsidRPr="0030411A">
        <w:t>–</w:t>
      </w:r>
      <w:r w:rsidR="005E122C" w:rsidRPr="0030411A">
        <w:t xml:space="preserve"> Problématique</w:t>
      </w:r>
    </w:p>
    <w:p w14:paraId="6621D260" w14:textId="77777777" w:rsidR="000109C0" w:rsidRDefault="000109C0" w:rsidP="00DC334C">
      <w:pPr>
        <w:pStyle w:val="Standard"/>
        <w:jc w:val="both"/>
        <w:rPr>
          <w:rFonts w:ascii="Arial" w:hAnsi="Arial" w:cs="Arial"/>
          <w:iCs/>
          <w:sz w:val="20"/>
          <w:szCs w:val="20"/>
        </w:rPr>
        <w:sectPr w:rsidR="000109C0">
          <w:headerReference w:type="default" r:id="rId9"/>
          <w:footerReference w:type="default" r:id="rId10"/>
          <w:pgSz w:w="11906" w:h="16838"/>
          <w:pgMar w:top="1134" w:right="1134" w:bottom="1134" w:left="1134" w:header="720" w:footer="720" w:gutter="0"/>
          <w:cols w:space="720"/>
        </w:sectPr>
      </w:pPr>
    </w:p>
    <w:p w14:paraId="03906DFF" w14:textId="62EE2C2E" w:rsidR="00DC334C" w:rsidRPr="00DC334C" w:rsidRDefault="00DC334C" w:rsidP="00DC334C">
      <w:pPr>
        <w:pStyle w:val="Standard"/>
        <w:jc w:val="both"/>
        <w:rPr>
          <w:rFonts w:ascii="Arial" w:hAnsi="Arial" w:cs="Arial"/>
          <w:iCs/>
          <w:sz w:val="20"/>
          <w:szCs w:val="20"/>
        </w:rPr>
      </w:pPr>
      <w:r w:rsidRPr="00DC334C">
        <w:rPr>
          <w:rFonts w:ascii="Arial" w:hAnsi="Arial" w:cs="Arial"/>
          <w:iCs/>
          <w:sz w:val="20"/>
          <w:szCs w:val="20"/>
        </w:rPr>
        <w:t xml:space="preserve">Le chef-jardinier du château de la </w:t>
      </w:r>
      <w:proofErr w:type="spellStart"/>
      <w:r w:rsidRPr="00DC334C">
        <w:rPr>
          <w:rFonts w:ascii="Arial" w:hAnsi="Arial" w:cs="Arial"/>
          <w:iCs/>
          <w:sz w:val="20"/>
          <w:szCs w:val="20"/>
        </w:rPr>
        <w:t>Bourdaisière</w:t>
      </w:r>
      <w:proofErr w:type="spellEnd"/>
      <w:r w:rsidRPr="00DC334C">
        <w:rPr>
          <w:rFonts w:ascii="Arial" w:hAnsi="Arial" w:cs="Arial"/>
          <w:iCs/>
          <w:sz w:val="20"/>
          <w:szCs w:val="20"/>
        </w:rPr>
        <w:t xml:space="preserve"> </w:t>
      </w:r>
      <w:r w:rsidR="00786079">
        <w:rPr>
          <w:rFonts w:ascii="Arial" w:hAnsi="Arial" w:cs="Arial"/>
          <w:iCs/>
          <w:sz w:val="20"/>
          <w:szCs w:val="20"/>
        </w:rPr>
        <w:t xml:space="preserve">(Montlouis-sur-Loire) </w:t>
      </w:r>
      <w:r w:rsidRPr="00DC334C">
        <w:rPr>
          <w:rFonts w:ascii="Arial" w:hAnsi="Arial" w:cs="Arial"/>
          <w:iCs/>
          <w:sz w:val="20"/>
          <w:szCs w:val="20"/>
        </w:rPr>
        <w:t xml:space="preserve">est </w:t>
      </w:r>
      <w:r w:rsidR="00786079">
        <w:rPr>
          <w:rFonts w:ascii="Arial" w:hAnsi="Arial" w:cs="Arial"/>
          <w:iCs/>
          <w:sz w:val="20"/>
          <w:szCs w:val="20"/>
        </w:rPr>
        <w:t>confronté</w:t>
      </w:r>
      <w:r w:rsidRPr="00DC334C">
        <w:rPr>
          <w:rFonts w:ascii="Arial" w:hAnsi="Arial" w:cs="Arial"/>
          <w:iCs/>
          <w:sz w:val="20"/>
          <w:szCs w:val="20"/>
        </w:rPr>
        <w:t xml:space="preserve"> à une grande variabilité des sols, ce qui rend compliqué</w:t>
      </w:r>
      <w:r w:rsidR="00A671EF">
        <w:rPr>
          <w:rFonts w:ascii="Arial" w:hAnsi="Arial" w:cs="Arial"/>
          <w:iCs/>
          <w:sz w:val="20"/>
          <w:szCs w:val="20"/>
        </w:rPr>
        <w:t>e</w:t>
      </w:r>
      <w:r w:rsidRPr="00DC334C">
        <w:rPr>
          <w:rFonts w:ascii="Arial" w:hAnsi="Arial" w:cs="Arial"/>
          <w:iCs/>
          <w:sz w:val="20"/>
          <w:szCs w:val="20"/>
        </w:rPr>
        <w:t xml:space="preserve"> la gestion des végétaux. En effet, le parc de la </w:t>
      </w:r>
      <w:proofErr w:type="spellStart"/>
      <w:r w:rsidRPr="00DC334C">
        <w:rPr>
          <w:rFonts w:ascii="Arial" w:hAnsi="Arial" w:cs="Arial"/>
          <w:iCs/>
          <w:sz w:val="20"/>
          <w:szCs w:val="20"/>
        </w:rPr>
        <w:t>Bourdaisière</w:t>
      </w:r>
      <w:proofErr w:type="spellEnd"/>
      <w:r w:rsidRPr="00DC334C">
        <w:rPr>
          <w:rFonts w:ascii="Arial" w:hAnsi="Arial" w:cs="Arial"/>
          <w:iCs/>
          <w:sz w:val="20"/>
          <w:szCs w:val="20"/>
        </w:rPr>
        <w:t xml:space="preserve"> est u</w:t>
      </w:r>
      <w:r w:rsidR="00A671EF">
        <w:rPr>
          <w:rFonts w:ascii="Arial" w:hAnsi="Arial" w:cs="Arial"/>
          <w:iCs/>
          <w:sz w:val="20"/>
          <w:szCs w:val="20"/>
        </w:rPr>
        <w:t>n</w:t>
      </w:r>
      <w:proofErr w:type="gramStart"/>
      <w:r w:rsidR="00A671EF">
        <w:rPr>
          <w:rFonts w:ascii="Arial" w:hAnsi="Arial" w:cs="Arial"/>
          <w:iCs/>
          <w:sz w:val="20"/>
          <w:szCs w:val="20"/>
        </w:rPr>
        <w:t xml:space="preserve"> «reste</w:t>
      </w:r>
      <w:proofErr w:type="gramEnd"/>
      <w:r w:rsidR="00A671EF">
        <w:rPr>
          <w:rFonts w:ascii="Arial" w:hAnsi="Arial" w:cs="Arial"/>
          <w:iCs/>
          <w:sz w:val="20"/>
          <w:szCs w:val="20"/>
        </w:rPr>
        <w:t xml:space="preserve"> </w:t>
      </w:r>
      <w:r w:rsidR="00786079">
        <w:rPr>
          <w:rFonts w:ascii="Arial" w:hAnsi="Arial" w:cs="Arial"/>
          <w:iCs/>
          <w:sz w:val="20"/>
          <w:szCs w:val="20"/>
        </w:rPr>
        <w:t xml:space="preserve"> </w:t>
      </w:r>
      <w:r w:rsidR="00A671EF">
        <w:rPr>
          <w:rFonts w:ascii="Arial" w:hAnsi="Arial" w:cs="Arial"/>
          <w:iCs/>
          <w:sz w:val="20"/>
          <w:szCs w:val="20"/>
        </w:rPr>
        <w:t>de la forêt d’Amboise</w:t>
      </w:r>
      <w:r w:rsidRPr="00DC334C">
        <w:rPr>
          <w:rFonts w:ascii="Arial" w:hAnsi="Arial" w:cs="Arial"/>
          <w:iCs/>
          <w:sz w:val="20"/>
          <w:szCs w:val="20"/>
        </w:rPr>
        <w:t>», le drainage de ce parc boisé crée une na</w:t>
      </w:r>
      <w:r w:rsidR="00786079">
        <w:rPr>
          <w:rFonts w:ascii="Arial" w:hAnsi="Arial" w:cs="Arial"/>
          <w:iCs/>
          <w:sz w:val="20"/>
          <w:szCs w:val="20"/>
        </w:rPr>
        <w:t>ppe d’eau -</w:t>
      </w:r>
      <w:r w:rsidRPr="00DC334C">
        <w:rPr>
          <w:rFonts w:ascii="Arial" w:hAnsi="Arial" w:cs="Arial"/>
          <w:iCs/>
          <w:sz w:val="20"/>
          <w:szCs w:val="20"/>
        </w:rPr>
        <w:t xml:space="preserve"> de faible profondeur</w:t>
      </w:r>
      <w:r w:rsidR="00786079">
        <w:rPr>
          <w:rFonts w:ascii="Arial" w:hAnsi="Arial" w:cs="Arial"/>
          <w:iCs/>
          <w:sz w:val="20"/>
          <w:szCs w:val="20"/>
        </w:rPr>
        <w:t xml:space="preserve"> -</w:t>
      </w:r>
      <w:r w:rsidRPr="00DC334C">
        <w:rPr>
          <w:rFonts w:ascii="Arial" w:hAnsi="Arial" w:cs="Arial"/>
          <w:iCs/>
          <w:sz w:val="20"/>
          <w:szCs w:val="20"/>
        </w:rPr>
        <w:t xml:space="preserve"> dans le fond du parc où est puisée l’eau nécessaire dans les jardins potagers et d'ornement, situés sur le coteau. </w:t>
      </w:r>
    </w:p>
    <w:p w14:paraId="49DABDD5" w14:textId="5462AACA" w:rsidR="007A4319" w:rsidRDefault="00DC334C" w:rsidP="00DC334C">
      <w:pPr>
        <w:pStyle w:val="Standard"/>
        <w:jc w:val="both"/>
        <w:rPr>
          <w:rFonts w:ascii="Arial" w:hAnsi="Arial" w:cs="Arial"/>
          <w:iCs/>
          <w:sz w:val="20"/>
          <w:szCs w:val="20"/>
        </w:rPr>
      </w:pPr>
      <w:r w:rsidRPr="00DC334C">
        <w:rPr>
          <w:rFonts w:ascii="Arial" w:hAnsi="Arial" w:cs="Arial"/>
          <w:iCs/>
          <w:sz w:val="20"/>
          <w:szCs w:val="20"/>
        </w:rPr>
        <w:t>Le parc et les jardins étant situés entre un fond de vallée et un dessus de coteau, une étude pédologique s’avère essentielle afin d’adapter toutes nouvelles plantations et de mettre en place des stratégies efficaces d’entretien des végétaux en considération de la nature du sol ainsi qu’une meilleure économie de la gestion de l’eau.</w:t>
      </w:r>
    </w:p>
    <w:p w14:paraId="683EF766" w14:textId="77777777" w:rsidR="007A4319" w:rsidRDefault="007A4319">
      <w:pPr>
        <w:rPr>
          <w:rFonts w:ascii="Arial" w:hAnsi="Arial" w:cs="Arial"/>
          <w:iCs/>
          <w:sz w:val="20"/>
          <w:szCs w:val="20"/>
        </w:rPr>
      </w:pPr>
      <w:r>
        <w:rPr>
          <w:rFonts w:ascii="Arial" w:hAnsi="Arial" w:cs="Arial"/>
          <w:iCs/>
          <w:sz w:val="20"/>
          <w:szCs w:val="20"/>
        </w:rPr>
        <w:br w:type="page"/>
      </w:r>
    </w:p>
    <w:p w14:paraId="58B4A7D0" w14:textId="77777777" w:rsidR="000109C0" w:rsidRDefault="000109C0" w:rsidP="002D4CD2">
      <w:pPr>
        <w:pStyle w:val="Style1"/>
        <w:jc w:val="both"/>
        <w:sectPr w:rsidR="000109C0" w:rsidSect="005707F4">
          <w:type w:val="continuous"/>
          <w:pgSz w:w="11906" w:h="16838"/>
          <w:pgMar w:top="1134" w:right="1134" w:bottom="1134" w:left="1134" w:header="720" w:footer="720" w:gutter="0"/>
          <w:cols w:space="720"/>
        </w:sectPr>
      </w:pPr>
    </w:p>
    <w:p w14:paraId="38B268F0" w14:textId="3A909BC5" w:rsidR="000109C0" w:rsidRDefault="000109C0" w:rsidP="002D4CD2">
      <w:pPr>
        <w:pStyle w:val="Style1"/>
        <w:jc w:val="both"/>
      </w:pPr>
    </w:p>
    <w:p w14:paraId="65DD7E5C" w14:textId="78282F7B" w:rsidR="00D66877" w:rsidRPr="0030411A" w:rsidRDefault="005E122C" w:rsidP="002D4CD2">
      <w:pPr>
        <w:pStyle w:val="Style1"/>
        <w:jc w:val="both"/>
      </w:pPr>
      <w:r w:rsidRPr="0030411A">
        <w:t>2 - Objectifs/Missions</w:t>
      </w:r>
    </w:p>
    <w:p w14:paraId="7F04F564" w14:textId="77777777" w:rsidR="007A4319" w:rsidRDefault="007A4319" w:rsidP="002D4CD2">
      <w:pPr>
        <w:jc w:val="both"/>
        <w:rPr>
          <w:rFonts w:ascii="Arial" w:hAnsi="Arial" w:cs="Arial"/>
          <w:iCs/>
          <w:sz w:val="20"/>
          <w:szCs w:val="20"/>
        </w:rPr>
        <w:sectPr w:rsidR="007A4319" w:rsidSect="000109C0">
          <w:type w:val="continuous"/>
          <w:pgSz w:w="11906" w:h="16838"/>
          <w:pgMar w:top="1134" w:right="1134" w:bottom="1134" w:left="1134" w:header="720" w:footer="720" w:gutter="0"/>
          <w:cols w:space="720"/>
        </w:sectPr>
      </w:pPr>
    </w:p>
    <w:p w14:paraId="4224F039" w14:textId="1740016F" w:rsidR="007A4319" w:rsidRDefault="00FD526B" w:rsidP="002D4CD2">
      <w:pPr>
        <w:jc w:val="both"/>
        <w:rPr>
          <w:rFonts w:ascii="Arial" w:hAnsi="Arial" w:cs="Arial"/>
          <w:iCs/>
          <w:sz w:val="20"/>
          <w:szCs w:val="20"/>
        </w:rPr>
      </w:pPr>
      <w:r>
        <w:rPr>
          <w:rFonts w:ascii="Arial" w:hAnsi="Arial" w:cs="Arial"/>
          <w:iCs/>
          <w:sz w:val="20"/>
          <w:szCs w:val="20"/>
        </w:rPr>
        <w:t xml:space="preserve">Le projet proposé </w:t>
      </w:r>
      <w:r w:rsidR="00A671EF">
        <w:rPr>
          <w:rFonts w:ascii="Arial" w:hAnsi="Arial" w:cs="Arial"/>
          <w:iCs/>
          <w:sz w:val="20"/>
          <w:szCs w:val="20"/>
        </w:rPr>
        <w:t xml:space="preserve">vise à répondre à l’enjeu de gestion du domaine de la </w:t>
      </w:r>
      <w:proofErr w:type="spellStart"/>
      <w:r w:rsidR="00A671EF">
        <w:rPr>
          <w:rFonts w:ascii="Arial" w:hAnsi="Arial" w:cs="Arial"/>
          <w:iCs/>
          <w:sz w:val="20"/>
          <w:szCs w:val="20"/>
        </w:rPr>
        <w:t>Bourdaisière</w:t>
      </w:r>
      <w:proofErr w:type="spellEnd"/>
      <w:r w:rsidR="00760653">
        <w:rPr>
          <w:rFonts w:ascii="Arial" w:hAnsi="Arial" w:cs="Arial"/>
          <w:iCs/>
          <w:sz w:val="20"/>
          <w:szCs w:val="20"/>
        </w:rPr>
        <w:t xml:space="preserve"> (Fig.</w:t>
      </w:r>
      <w:r w:rsidR="007A4319">
        <w:rPr>
          <w:rFonts w:ascii="Arial" w:hAnsi="Arial" w:cs="Arial"/>
          <w:iCs/>
          <w:sz w:val="20"/>
          <w:szCs w:val="20"/>
        </w:rPr>
        <w:t xml:space="preserve"> 1)</w:t>
      </w:r>
      <w:r w:rsidR="00A671EF">
        <w:rPr>
          <w:rFonts w:ascii="Arial" w:hAnsi="Arial" w:cs="Arial"/>
          <w:iCs/>
          <w:sz w:val="20"/>
          <w:szCs w:val="20"/>
        </w:rPr>
        <w:t xml:space="preserve">. L’objectif du projet est d’apporter une meilleure connaissance des sols au travers d’une campagne de prospection et de description des sols. Celle-ci permettra </w:t>
      </w:r>
      <w:r w:rsidR="00786079">
        <w:rPr>
          <w:rFonts w:ascii="Arial" w:hAnsi="Arial" w:cs="Arial"/>
          <w:iCs/>
          <w:sz w:val="20"/>
          <w:szCs w:val="20"/>
        </w:rPr>
        <w:t xml:space="preserve">– au travers de la description des sols - d’en comprendre la diversité et les principales propriétés. La production d’une carte des sols </w:t>
      </w:r>
      <w:r w:rsidR="00760653">
        <w:rPr>
          <w:rFonts w:ascii="Arial" w:hAnsi="Arial" w:cs="Arial"/>
          <w:iCs/>
          <w:sz w:val="20"/>
          <w:szCs w:val="20"/>
        </w:rPr>
        <w:t xml:space="preserve">ou de propriétés des sols </w:t>
      </w:r>
      <w:r w:rsidR="00786079">
        <w:rPr>
          <w:rFonts w:ascii="Arial" w:hAnsi="Arial" w:cs="Arial"/>
          <w:iCs/>
          <w:sz w:val="20"/>
          <w:szCs w:val="20"/>
        </w:rPr>
        <w:t>du domaine dev</w:t>
      </w:r>
      <w:r w:rsidR="00760653">
        <w:rPr>
          <w:rFonts w:ascii="Arial" w:hAnsi="Arial" w:cs="Arial"/>
          <w:iCs/>
          <w:sz w:val="20"/>
          <w:szCs w:val="20"/>
        </w:rPr>
        <w:t>ra contribuer à</w:t>
      </w:r>
      <w:r w:rsidR="00786079">
        <w:rPr>
          <w:rFonts w:ascii="Arial" w:hAnsi="Arial" w:cs="Arial"/>
          <w:iCs/>
          <w:sz w:val="20"/>
          <w:szCs w:val="20"/>
        </w:rPr>
        <w:t xml:space="preserve"> permettre une meilleure gestion des plantations et de l’eau, dans un contexte de raréfaction de cette ressource.</w:t>
      </w:r>
      <w:r w:rsidR="007A4319">
        <w:rPr>
          <w:rFonts w:ascii="Arial" w:hAnsi="Arial" w:cs="Arial"/>
          <w:iCs/>
          <w:sz w:val="20"/>
          <w:szCs w:val="20"/>
        </w:rPr>
        <w:t xml:space="preserve"> L’approche sera effectuée à double échelle : sur l’ensemble du domaine pour avoir une bonne connaissance du patrimoine ‘sol’, et également à l’échelle de la zone de plantations, afin d’avoir une connaissance plus </w:t>
      </w:r>
      <w:r w:rsidR="00760653">
        <w:rPr>
          <w:rFonts w:ascii="Arial" w:hAnsi="Arial" w:cs="Arial"/>
          <w:iCs/>
          <w:sz w:val="20"/>
          <w:szCs w:val="20"/>
        </w:rPr>
        <w:t>fine de la variabilité des sols et de leurs propriétés. On se focalisera notamment sur le pH, paramètre identifié comme essentiel pour la croissance des plantes cultivées et ornementales.</w:t>
      </w:r>
    </w:p>
    <w:p w14:paraId="1BF784C3" w14:textId="77777777" w:rsidR="007A4319" w:rsidRDefault="007A4319" w:rsidP="002D4CD2">
      <w:pPr>
        <w:jc w:val="both"/>
        <w:rPr>
          <w:rFonts w:ascii="Arial" w:hAnsi="Arial" w:cs="Arial"/>
          <w:iCs/>
          <w:sz w:val="20"/>
          <w:szCs w:val="20"/>
        </w:rPr>
      </w:pPr>
    </w:p>
    <w:p w14:paraId="1214054A" w14:textId="1E208C1E" w:rsidR="001C4DCE" w:rsidRDefault="007A4319" w:rsidP="007A4319">
      <w:pPr>
        <w:jc w:val="center"/>
        <w:rPr>
          <w:rFonts w:ascii="Arial" w:hAnsi="Arial" w:cs="Arial"/>
          <w:iCs/>
          <w:sz w:val="20"/>
          <w:szCs w:val="20"/>
        </w:rPr>
      </w:pPr>
      <w:r>
        <w:rPr>
          <w:rFonts w:ascii="Arial" w:hAnsi="Arial" w:cs="Arial"/>
          <w:iCs/>
          <w:noProof/>
          <w:sz w:val="20"/>
          <w:szCs w:val="20"/>
          <w:lang w:eastAsia="fr-FR" w:bidi="ar-SA"/>
        </w:rPr>
        <w:drawing>
          <wp:inline distT="0" distB="0" distL="0" distR="0" wp14:anchorId="311D10AF" wp14:editId="0074AACE">
            <wp:extent cx="1701580" cy="2511566"/>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 étude - Carte topographique.png"/>
                    <pic:cNvPicPr/>
                  </pic:nvPicPr>
                  <pic:blipFill rotWithShape="1">
                    <a:blip r:embed="rId11" cstate="print">
                      <a:extLst>
                        <a:ext uri="{28A0092B-C50C-407E-A947-70E740481C1C}">
                          <a14:useLocalDpi xmlns:a14="http://schemas.microsoft.com/office/drawing/2010/main" val="0"/>
                        </a:ext>
                      </a:extLst>
                    </a:blip>
                    <a:srcRect l="20227" t="14498" r="19643" b="22734"/>
                    <a:stretch/>
                  </pic:blipFill>
                  <pic:spPr bwMode="auto">
                    <a:xfrm>
                      <a:off x="0" y="0"/>
                      <a:ext cx="1702577" cy="2513038"/>
                    </a:xfrm>
                    <a:prstGeom prst="rect">
                      <a:avLst/>
                    </a:prstGeom>
                    <a:ln>
                      <a:noFill/>
                    </a:ln>
                    <a:extLst>
                      <a:ext uri="{53640926-AAD7-44D8-BBD7-CCE9431645EC}">
                        <a14:shadowObscured xmlns:a14="http://schemas.microsoft.com/office/drawing/2010/main"/>
                      </a:ext>
                    </a:extLst>
                  </pic:spPr>
                </pic:pic>
              </a:graphicData>
            </a:graphic>
          </wp:inline>
        </w:drawing>
      </w:r>
    </w:p>
    <w:p w14:paraId="7F9C7D34" w14:textId="77777777" w:rsidR="007A4319" w:rsidRDefault="007A4319" w:rsidP="007A4319">
      <w:pPr>
        <w:jc w:val="center"/>
        <w:rPr>
          <w:rFonts w:ascii="Arial" w:hAnsi="Arial" w:cs="Arial"/>
          <w:iCs/>
          <w:sz w:val="16"/>
          <w:szCs w:val="16"/>
        </w:rPr>
      </w:pPr>
      <w:r w:rsidRPr="007A4319">
        <w:rPr>
          <w:rFonts w:ascii="Arial" w:hAnsi="Arial" w:cs="Arial"/>
          <w:iCs/>
          <w:sz w:val="16"/>
          <w:szCs w:val="16"/>
        </w:rPr>
        <w:t xml:space="preserve">Figure 1 : extrait de carte topographique </w:t>
      </w:r>
    </w:p>
    <w:p w14:paraId="61AC2F1E" w14:textId="0208916B" w:rsidR="007A4319" w:rsidRPr="007A4319" w:rsidRDefault="007A4319" w:rsidP="007A4319">
      <w:pPr>
        <w:jc w:val="center"/>
        <w:rPr>
          <w:rFonts w:ascii="Arial" w:hAnsi="Arial" w:cs="Arial"/>
          <w:iCs/>
          <w:sz w:val="16"/>
          <w:szCs w:val="16"/>
        </w:rPr>
      </w:pPr>
      <w:proofErr w:type="gramStart"/>
      <w:r w:rsidRPr="007A4319">
        <w:rPr>
          <w:rFonts w:ascii="Arial" w:hAnsi="Arial" w:cs="Arial"/>
          <w:iCs/>
          <w:sz w:val="16"/>
          <w:szCs w:val="16"/>
        </w:rPr>
        <w:t>du</w:t>
      </w:r>
      <w:proofErr w:type="gramEnd"/>
      <w:r w:rsidRPr="007A4319">
        <w:rPr>
          <w:rFonts w:ascii="Arial" w:hAnsi="Arial" w:cs="Arial"/>
          <w:iCs/>
          <w:sz w:val="16"/>
          <w:szCs w:val="16"/>
        </w:rPr>
        <w:t xml:space="preserve"> </w:t>
      </w:r>
      <w:r w:rsidR="00760653">
        <w:rPr>
          <w:rFonts w:ascii="Arial" w:hAnsi="Arial" w:cs="Arial"/>
          <w:iCs/>
          <w:sz w:val="16"/>
          <w:szCs w:val="16"/>
        </w:rPr>
        <w:t>parc</w:t>
      </w:r>
      <w:r w:rsidRPr="007A4319">
        <w:rPr>
          <w:rFonts w:ascii="Arial" w:hAnsi="Arial" w:cs="Arial"/>
          <w:iCs/>
          <w:sz w:val="16"/>
          <w:szCs w:val="16"/>
        </w:rPr>
        <w:t xml:space="preserve"> de la </w:t>
      </w:r>
      <w:proofErr w:type="spellStart"/>
      <w:r w:rsidRPr="007A4319">
        <w:rPr>
          <w:rFonts w:ascii="Arial" w:hAnsi="Arial" w:cs="Arial"/>
          <w:iCs/>
          <w:sz w:val="16"/>
          <w:szCs w:val="16"/>
        </w:rPr>
        <w:t>Bourdaisière</w:t>
      </w:r>
      <w:proofErr w:type="spellEnd"/>
    </w:p>
    <w:p w14:paraId="03D01A2B" w14:textId="72970464" w:rsidR="007A4319" w:rsidRDefault="007A4319" w:rsidP="002D4CD2">
      <w:pPr>
        <w:jc w:val="both"/>
        <w:rPr>
          <w:rFonts w:ascii="Arial" w:hAnsi="Arial" w:cs="Arial"/>
          <w:iCs/>
          <w:sz w:val="20"/>
          <w:szCs w:val="20"/>
        </w:rPr>
        <w:sectPr w:rsidR="007A4319" w:rsidSect="007A4319">
          <w:type w:val="continuous"/>
          <w:pgSz w:w="11906" w:h="16838"/>
          <w:pgMar w:top="1134" w:right="1134" w:bottom="1134" w:left="1134" w:header="720" w:footer="720" w:gutter="0"/>
          <w:cols w:num="2" w:space="720"/>
        </w:sectPr>
      </w:pPr>
    </w:p>
    <w:p w14:paraId="145A0FAE" w14:textId="4C6F4BD9" w:rsidR="00760653" w:rsidRDefault="00760653" w:rsidP="002D4CD2">
      <w:pPr>
        <w:pStyle w:val="Style1"/>
        <w:jc w:val="both"/>
      </w:pPr>
    </w:p>
    <w:p w14:paraId="64BDAD2E" w14:textId="77777777" w:rsidR="000109C0" w:rsidRDefault="000109C0" w:rsidP="002D4CD2">
      <w:pPr>
        <w:pStyle w:val="Style1"/>
        <w:jc w:val="both"/>
      </w:pPr>
    </w:p>
    <w:p w14:paraId="4948AF83" w14:textId="74082E5D" w:rsidR="00D66877" w:rsidRPr="0030411A" w:rsidRDefault="005E122C" w:rsidP="002D4CD2">
      <w:pPr>
        <w:pStyle w:val="Style1"/>
        <w:jc w:val="both"/>
      </w:pPr>
      <w:r w:rsidRPr="0030411A">
        <w:t xml:space="preserve">3 </w:t>
      </w:r>
      <w:r w:rsidR="00D52724" w:rsidRPr="0030411A">
        <w:t>–</w:t>
      </w:r>
      <w:r w:rsidRPr="0030411A">
        <w:t xml:space="preserve"> Déroulement</w:t>
      </w:r>
    </w:p>
    <w:p w14:paraId="09AF37C0" w14:textId="77777777" w:rsidR="000109C0" w:rsidRDefault="000109C0" w:rsidP="00BF5784">
      <w:pPr>
        <w:pStyle w:val="Standard"/>
        <w:jc w:val="both"/>
        <w:rPr>
          <w:rFonts w:ascii="Arial" w:hAnsi="Arial" w:cs="Arial"/>
          <w:sz w:val="20"/>
          <w:szCs w:val="20"/>
        </w:rPr>
        <w:sectPr w:rsidR="000109C0" w:rsidSect="007A4319">
          <w:type w:val="continuous"/>
          <w:pgSz w:w="11906" w:h="16838"/>
          <w:pgMar w:top="1134" w:right="1134" w:bottom="1134" w:left="1134" w:header="720" w:footer="720" w:gutter="0"/>
          <w:cols w:space="720"/>
        </w:sectPr>
      </w:pPr>
    </w:p>
    <w:p w14:paraId="15BF10D1" w14:textId="081E33A0" w:rsidR="00BF5784" w:rsidRPr="00BF5784" w:rsidRDefault="00BF5784" w:rsidP="00BF5784">
      <w:pPr>
        <w:pStyle w:val="Standard"/>
        <w:jc w:val="both"/>
        <w:rPr>
          <w:rFonts w:ascii="Arial" w:hAnsi="Arial" w:cs="Arial"/>
          <w:sz w:val="20"/>
          <w:szCs w:val="20"/>
        </w:rPr>
      </w:pPr>
      <w:r w:rsidRPr="00BF5784">
        <w:rPr>
          <w:rFonts w:ascii="Arial" w:hAnsi="Arial" w:cs="Arial"/>
          <w:sz w:val="20"/>
          <w:szCs w:val="20"/>
        </w:rPr>
        <w:t xml:space="preserve">Le projet suivra les phases suivantes : </w:t>
      </w:r>
    </w:p>
    <w:p w14:paraId="29AE31FD" w14:textId="7055DED0" w:rsidR="00A671EF" w:rsidRPr="000109C0" w:rsidRDefault="007A4319" w:rsidP="000109C0">
      <w:pPr>
        <w:pStyle w:val="Standard"/>
        <w:numPr>
          <w:ilvl w:val="0"/>
          <w:numId w:val="20"/>
        </w:numPr>
        <w:ind w:left="357" w:hanging="357"/>
        <w:jc w:val="both"/>
        <w:rPr>
          <w:rFonts w:ascii="Arial" w:hAnsi="Arial" w:cs="Arial"/>
          <w:sz w:val="20"/>
          <w:szCs w:val="20"/>
        </w:rPr>
      </w:pPr>
      <w:r w:rsidRPr="000109C0">
        <w:rPr>
          <w:rFonts w:ascii="Arial" w:hAnsi="Arial" w:cs="Arial"/>
          <w:sz w:val="20"/>
          <w:szCs w:val="20"/>
        </w:rPr>
        <w:t xml:space="preserve">Génération de </w:t>
      </w:r>
      <w:r w:rsidR="00760653" w:rsidRPr="000109C0">
        <w:rPr>
          <w:rFonts w:ascii="Arial" w:hAnsi="Arial" w:cs="Arial"/>
          <w:sz w:val="20"/>
          <w:szCs w:val="20"/>
        </w:rPr>
        <w:t xml:space="preserve">deux </w:t>
      </w:r>
      <w:r w:rsidRPr="000109C0">
        <w:rPr>
          <w:rFonts w:ascii="Arial" w:hAnsi="Arial" w:cs="Arial"/>
          <w:sz w:val="20"/>
          <w:szCs w:val="20"/>
        </w:rPr>
        <w:t>plans d’</w:t>
      </w:r>
      <w:r w:rsidR="00760653" w:rsidRPr="000109C0">
        <w:rPr>
          <w:rFonts w:ascii="Arial" w:hAnsi="Arial" w:cs="Arial"/>
          <w:sz w:val="20"/>
          <w:szCs w:val="20"/>
        </w:rPr>
        <w:t xml:space="preserve">échantillonnage </w:t>
      </w:r>
      <w:r w:rsidRPr="000109C0">
        <w:rPr>
          <w:rFonts w:ascii="Arial" w:hAnsi="Arial" w:cs="Arial"/>
          <w:sz w:val="20"/>
          <w:szCs w:val="20"/>
        </w:rPr>
        <w:t xml:space="preserve">afin d’avoir la meilleure représentativité possible des sols du </w:t>
      </w:r>
      <w:r w:rsidR="00760653" w:rsidRPr="000109C0">
        <w:rPr>
          <w:rFonts w:ascii="Arial" w:hAnsi="Arial" w:cs="Arial"/>
          <w:sz w:val="20"/>
          <w:szCs w:val="20"/>
        </w:rPr>
        <w:t>parc</w:t>
      </w:r>
      <w:r w:rsidRPr="000109C0">
        <w:rPr>
          <w:rFonts w:ascii="Arial" w:hAnsi="Arial" w:cs="Arial"/>
          <w:sz w:val="20"/>
          <w:szCs w:val="20"/>
        </w:rPr>
        <w:t>, et de</w:t>
      </w:r>
      <w:r w:rsidR="001E0A6D" w:rsidRPr="000109C0">
        <w:rPr>
          <w:rFonts w:ascii="Arial" w:hAnsi="Arial" w:cs="Arial"/>
          <w:sz w:val="20"/>
          <w:szCs w:val="20"/>
        </w:rPr>
        <w:t>s sols de la zone de plantation (Nicolas Saby, 9 et 10/01)</w:t>
      </w:r>
    </w:p>
    <w:p w14:paraId="1E8A8CB5" w14:textId="62352FE9" w:rsidR="007A4319" w:rsidRDefault="007A4319" w:rsidP="000109C0">
      <w:pPr>
        <w:pStyle w:val="Standard"/>
        <w:numPr>
          <w:ilvl w:val="0"/>
          <w:numId w:val="20"/>
        </w:numPr>
        <w:ind w:left="357" w:hanging="357"/>
        <w:jc w:val="both"/>
        <w:rPr>
          <w:rFonts w:ascii="Arial" w:hAnsi="Arial" w:cs="Arial"/>
          <w:sz w:val="20"/>
          <w:szCs w:val="20"/>
        </w:rPr>
      </w:pPr>
      <w:r>
        <w:rPr>
          <w:rFonts w:ascii="Arial" w:hAnsi="Arial" w:cs="Arial"/>
          <w:sz w:val="20"/>
          <w:szCs w:val="20"/>
        </w:rPr>
        <w:t>Phase de terrain : prospection pédologique</w:t>
      </w:r>
      <w:r w:rsidR="001E0A6D">
        <w:rPr>
          <w:rFonts w:ascii="Arial" w:hAnsi="Arial" w:cs="Arial"/>
          <w:sz w:val="20"/>
          <w:szCs w:val="20"/>
        </w:rPr>
        <w:t xml:space="preserve"> (Sébastien Salvador-Blanes, 3 et 6/02)</w:t>
      </w:r>
    </w:p>
    <w:p w14:paraId="5387FB2B" w14:textId="72757981" w:rsidR="007A4319" w:rsidRDefault="007A4319" w:rsidP="000109C0">
      <w:pPr>
        <w:pStyle w:val="Standard"/>
        <w:numPr>
          <w:ilvl w:val="0"/>
          <w:numId w:val="20"/>
        </w:numPr>
        <w:ind w:left="357" w:hanging="357"/>
        <w:jc w:val="both"/>
        <w:rPr>
          <w:rFonts w:ascii="Arial" w:hAnsi="Arial" w:cs="Arial"/>
          <w:sz w:val="20"/>
          <w:szCs w:val="20"/>
        </w:rPr>
      </w:pPr>
      <w:r>
        <w:rPr>
          <w:rFonts w:ascii="Arial" w:hAnsi="Arial" w:cs="Arial"/>
          <w:sz w:val="20"/>
          <w:szCs w:val="20"/>
        </w:rPr>
        <w:t>Phase de laboratoire : analyses de sols</w:t>
      </w:r>
      <w:r w:rsidR="001E0A6D">
        <w:rPr>
          <w:rFonts w:ascii="Arial" w:hAnsi="Arial" w:cs="Arial"/>
          <w:sz w:val="20"/>
          <w:szCs w:val="20"/>
        </w:rPr>
        <w:t xml:space="preserve"> (Sébastien Salvador-Blanes, 10-20/03)</w:t>
      </w:r>
    </w:p>
    <w:p w14:paraId="38D02E8A" w14:textId="48D830E4" w:rsidR="001E0A6D" w:rsidRDefault="001E0A6D" w:rsidP="000109C0">
      <w:pPr>
        <w:pStyle w:val="Standard"/>
        <w:numPr>
          <w:ilvl w:val="0"/>
          <w:numId w:val="20"/>
        </w:numPr>
        <w:ind w:left="357" w:hanging="357"/>
        <w:jc w:val="both"/>
        <w:rPr>
          <w:rFonts w:ascii="Arial" w:hAnsi="Arial" w:cs="Arial"/>
          <w:sz w:val="20"/>
          <w:szCs w:val="20"/>
        </w:rPr>
      </w:pPr>
      <w:r>
        <w:rPr>
          <w:rFonts w:ascii="Arial" w:hAnsi="Arial" w:cs="Arial"/>
          <w:sz w:val="20"/>
          <w:szCs w:val="20"/>
        </w:rPr>
        <w:t>Phase d’analyses statistiques et de cartographie (Louis Manière, fin mars).</w:t>
      </w:r>
    </w:p>
    <w:p w14:paraId="2300C93C" w14:textId="5E1851AA" w:rsidR="00D66877" w:rsidRDefault="00D66877" w:rsidP="002D4CD2">
      <w:pPr>
        <w:pStyle w:val="Standard"/>
        <w:jc w:val="both"/>
      </w:pPr>
    </w:p>
    <w:p w14:paraId="0869B8BD" w14:textId="77777777" w:rsidR="000109C0" w:rsidRDefault="000109C0" w:rsidP="002D4CD2">
      <w:pPr>
        <w:pStyle w:val="Standard"/>
        <w:jc w:val="both"/>
      </w:pPr>
    </w:p>
    <w:p w14:paraId="26DB230C" w14:textId="77777777" w:rsidR="007A4319" w:rsidRDefault="007A4319" w:rsidP="002D4CD2">
      <w:pPr>
        <w:pStyle w:val="Standard"/>
        <w:jc w:val="both"/>
      </w:pPr>
    </w:p>
    <w:p w14:paraId="7034C8DA" w14:textId="2EF65E88" w:rsidR="00D66877" w:rsidRPr="0030411A" w:rsidRDefault="00D52724" w:rsidP="00BF5784">
      <w:pPr>
        <w:pStyle w:val="Style1"/>
        <w:numPr>
          <w:ilvl w:val="0"/>
          <w:numId w:val="14"/>
        </w:numPr>
        <w:ind w:left="357" w:hanging="357"/>
        <w:jc w:val="both"/>
      </w:pPr>
      <w:r w:rsidRPr="0030411A">
        <w:t>–</w:t>
      </w:r>
      <w:r w:rsidR="005E122C" w:rsidRPr="0030411A">
        <w:t xml:space="preserve"> </w:t>
      </w:r>
      <w:r w:rsidR="007A4319">
        <w:t>Plans d’échantillonnage</w:t>
      </w:r>
    </w:p>
    <w:p w14:paraId="4D19AAAF" w14:textId="77777777" w:rsidR="00F203FE" w:rsidRDefault="00F203FE" w:rsidP="00034076">
      <w:pPr>
        <w:pStyle w:val="Standard"/>
        <w:jc w:val="both"/>
        <w:rPr>
          <w:rFonts w:ascii="Arial" w:hAnsi="Arial" w:cs="Arial"/>
          <w:sz w:val="20"/>
          <w:szCs w:val="20"/>
        </w:rPr>
        <w:sectPr w:rsidR="00F203FE" w:rsidSect="007A4319">
          <w:type w:val="continuous"/>
          <w:pgSz w:w="11906" w:h="16838"/>
          <w:pgMar w:top="1134" w:right="1134" w:bottom="1134" w:left="1134" w:header="720" w:footer="720" w:gutter="0"/>
          <w:cols w:space="720"/>
        </w:sectPr>
      </w:pPr>
    </w:p>
    <w:p w14:paraId="0B851F88" w14:textId="77777777" w:rsidR="00614D97" w:rsidRDefault="00614D97" w:rsidP="00034076">
      <w:pPr>
        <w:pStyle w:val="Standard"/>
        <w:jc w:val="both"/>
        <w:rPr>
          <w:rFonts w:ascii="Arial" w:hAnsi="Arial" w:cs="Arial"/>
          <w:sz w:val="20"/>
          <w:szCs w:val="20"/>
        </w:rPr>
      </w:pPr>
    </w:p>
    <w:p w14:paraId="6D06955D" w14:textId="795DEEE6" w:rsidR="00034076" w:rsidRDefault="00BF5784" w:rsidP="00034076">
      <w:pPr>
        <w:pStyle w:val="Standard"/>
        <w:jc w:val="both"/>
        <w:rPr>
          <w:rFonts w:ascii="Arial" w:hAnsi="Arial" w:cs="Arial"/>
          <w:sz w:val="20"/>
          <w:szCs w:val="20"/>
        </w:rPr>
      </w:pPr>
      <w:r>
        <w:rPr>
          <w:rFonts w:ascii="Arial" w:hAnsi="Arial" w:cs="Arial"/>
          <w:sz w:val="20"/>
          <w:szCs w:val="20"/>
        </w:rPr>
        <w:t xml:space="preserve">Les </w:t>
      </w:r>
      <w:r w:rsidR="007A4319">
        <w:rPr>
          <w:rFonts w:ascii="Arial" w:hAnsi="Arial" w:cs="Arial"/>
          <w:sz w:val="20"/>
          <w:szCs w:val="20"/>
        </w:rPr>
        <w:t xml:space="preserve">plans d’échantillonnage devront être établis de manière réfléchie, afin d’explorer au mieux la variabilité des sols des </w:t>
      </w:r>
      <w:r w:rsidR="00760653">
        <w:rPr>
          <w:rFonts w:ascii="Arial" w:hAnsi="Arial" w:cs="Arial"/>
          <w:sz w:val="20"/>
          <w:szCs w:val="20"/>
        </w:rPr>
        <w:t xml:space="preserve">deux </w:t>
      </w:r>
      <w:r w:rsidR="007A4319">
        <w:rPr>
          <w:rFonts w:ascii="Arial" w:hAnsi="Arial" w:cs="Arial"/>
          <w:sz w:val="20"/>
          <w:szCs w:val="20"/>
        </w:rPr>
        <w:t>zones étudiées</w:t>
      </w:r>
      <w:r w:rsidR="00760653">
        <w:rPr>
          <w:rFonts w:ascii="Arial" w:hAnsi="Arial" w:cs="Arial"/>
          <w:sz w:val="20"/>
          <w:szCs w:val="20"/>
        </w:rPr>
        <w:t xml:space="preserve"> (Fig. 2)</w:t>
      </w:r>
      <w:r w:rsidR="007A4319">
        <w:rPr>
          <w:rFonts w:ascii="Arial" w:hAnsi="Arial" w:cs="Arial"/>
          <w:sz w:val="20"/>
          <w:szCs w:val="20"/>
        </w:rPr>
        <w:t>.</w:t>
      </w:r>
    </w:p>
    <w:p w14:paraId="2F70E630" w14:textId="77777777" w:rsidR="00760653" w:rsidRDefault="00760653" w:rsidP="00034076">
      <w:pPr>
        <w:pStyle w:val="Standard"/>
        <w:jc w:val="both"/>
        <w:rPr>
          <w:rFonts w:ascii="Arial" w:hAnsi="Arial" w:cs="Arial"/>
          <w:sz w:val="20"/>
          <w:szCs w:val="20"/>
        </w:rPr>
      </w:pPr>
    </w:p>
    <w:p w14:paraId="1B85A95A" w14:textId="256E8B66" w:rsidR="007A4319" w:rsidRDefault="007A4319" w:rsidP="00034076">
      <w:pPr>
        <w:pStyle w:val="Standard"/>
        <w:jc w:val="both"/>
        <w:rPr>
          <w:rFonts w:ascii="Arial" w:hAnsi="Arial" w:cs="Arial"/>
          <w:sz w:val="20"/>
          <w:szCs w:val="20"/>
        </w:rPr>
      </w:pPr>
      <w:r>
        <w:rPr>
          <w:rFonts w:ascii="Arial" w:hAnsi="Arial" w:cs="Arial"/>
          <w:sz w:val="20"/>
          <w:szCs w:val="20"/>
        </w:rPr>
        <w:t>La variabilité des sols est fonction de cinq facteurs principaux : le climat, le temps, les organismes vivants, le relief, et le matériau parental. A l’échelle locale, seuls les facteurs de station exercent une influence sur la variabilité des sols. Il s’agit : du relief, du matériau parental, et enfin de l’impact de l’Homme. Les plans d’échantillonnage devront prendre en compte ces différents facteurs.</w:t>
      </w:r>
    </w:p>
    <w:p w14:paraId="1B8A6126" w14:textId="26BDAB93" w:rsidR="00F203FE" w:rsidRDefault="00F203FE" w:rsidP="00034076">
      <w:pPr>
        <w:pStyle w:val="Standard"/>
        <w:jc w:val="both"/>
        <w:rPr>
          <w:rFonts w:ascii="Arial" w:hAnsi="Arial" w:cs="Arial"/>
          <w:sz w:val="20"/>
          <w:szCs w:val="20"/>
        </w:rPr>
      </w:pPr>
    </w:p>
    <w:p w14:paraId="53521107" w14:textId="77777777" w:rsidR="00F203FE" w:rsidRDefault="00F203FE" w:rsidP="00034076">
      <w:pPr>
        <w:pStyle w:val="Standard"/>
        <w:jc w:val="both"/>
        <w:rPr>
          <w:rFonts w:ascii="Arial" w:hAnsi="Arial" w:cs="Arial"/>
          <w:sz w:val="20"/>
          <w:szCs w:val="20"/>
        </w:rPr>
      </w:pPr>
    </w:p>
    <w:p w14:paraId="3BC658CF" w14:textId="5518B488" w:rsidR="00F203FE" w:rsidRDefault="00614D97" w:rsidP="00F203FE">
      <w:pPr>
        <w:pStyle w:val="Standard"/>
        <w:jc w:val="center"/>
        <w:rPr>
          <w:rFonts w:ascii="Arial" w:hAnsi="Arial" w:cs="Arial"/>
          <w:sz w:val="20"/>
          <w:szCs w:val="20"/>
        </w:rPr>
      </w:pPr>
      <w:r>
        <w:rPr>
          <w:rFonts w:ascii="Arial" w:hAnsi="Arial" w:cs="Arial"/>
          <w:noProof/>
          <w:sz w:val="20"/>
          <w:szCs w:val="20"/>
          <w:lang w:eastAsia="fr-FR" w:bidi="ar-SA"/>
        </w:rPr>
        <w:drawing>
          <wp:inline distT="0" distB="0" distL="0" distR="0" wp14:anchorId="2FD2BA39" wp14:editId="75112EF7">
            <wp:extent cx="2671948" cy="3136850"/>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te étude - Orthophoto.png"/>
                    <pic:cNvPicPr/>
                  </pic:nvPicPr>
                  <pic:blipFill rotWithShape="1">
                    <a:blip r:embed="rId12" cstate="print">
                      <a:extLst>
                        <a:ext uri="{28A0092B-C50C-407E-A947-70E740481C1C}">
                          <a14:useLocalDpi xmlns:a14="http://schemas.microsoft.com/office/drawing/2010/main" val="0"/>
                        </a:ext>
                      </a:extLst>
                    </a:blip>
                    <a:srcRect l="11639" t="36912" r="24703" b="10239"/>
                    <a:stretch/>
                  </pic:blipFill>
                  <pic:spPr bwMode="auto">
                    <a:xfrm>
                      <a:off x="0" y="0"/>
                      <a:ext cx="2676408" cy="3142086"/>
                    </a:xfrm>
                    <a:prstGeom prst="rect">
                      <a:avLst/>
                    </a:prstGeom>
                    <a:ln>
                      <a:noFill/>
                    </a:ln>
                    <a:extLst>
                      <a:ext uri="{53640926-AAD7-44D8-BBD7-CCE9431645EC}">
                        <a14:shadowObscured xmlns:a14="http://schemas.microsoft.com/office/drawing/2010/main"/>
                      </a:ext>
                    </a:extLst>
                  </pic:spPr>
                </pic:pic>
              </a:graphicData>
            </a:graphic>
          </wp:inline>
        </w:drawing>
      </w:r>
    </w:p>
    <w:p w14:paraId="047A98E9" w14:textId="774EA66D" w:rsidR="00F203FE" w:rsidRPr="00F203FE" w:rsidRDefault="00F203FE" w:rsidP="00F203FE">
      <w:pPr>
        <w:pStyle w:val="Standard"/>
        <w:jc w:val="center"/>
        <w:rPr>
          <w:rFonts w:ascii="Arial" w:hAnsi="Arial" w:cs="Arial"/>
          <w:sz w:val="16"/>
          <w:szCs w:val="16"/>
        </w:rPr>
      </w:pPr>
      <w:r w:rsidRPr="00F203FE">
        <w:rPr>
          <w:rFonts w:ascii="Arial" w:hAnsi="Arial" w:cs="Arial"/>
          <w:sz w:val="16"/>
          <w:szCs w:val="16"/>
        </w:rPr>
        <w:t xml:space="preserve">Figure 2 : </w:t>
      </w:r>
      <w:proofErr w:type="spellStart"/>
      <w:r w:rsidRPr="00F203FE">
        <w:rPr>
          <w:rFonts w:ascii="Arial" w:hAnsi="Arial" w:cs="Arial"/>
          <w:sz w:val="16"/>
          <w:szCs w:val="16"/>
        </w:rPr>
        <w:t>Orthophoto</w:t>
      </w:r>
      <w:proofErr w:type="spellEnd"/>
      <w:r w:rsidRPr="00F203FE">
        <w:rPr>
          <w:rFonts w:ascii="Arial" w:hAnsi="Arial" w:cs="Arial"/>
          <w:sz w:val="16"/>
          <w:szCs w:val="16"/>
        </w:rPr>
        <w:t xml:space="preserve"> du parc de la </w:t>
      </w:r>
      <w:proofErr w:type="spellStart"/>
      <w:r w:rsidRPr="00F203FE">
        <w:rPr>
          <w:rFonts w:ascii="Arial" w:hAnsi="Arial" w:cs="Arial"/>
          <w:sz w:val="16"/>
          <w:szCs w:val="16"/>
        </w:rPr>
        <w:t>Bourdaisière</w:t>
      </w:r>
      <w:proofErr w:type="spellEnd"/>
    </w:p>
    <w:p w14:paraId="52806BBF" w14:textId="77777777" w:rsidR="00614D97" w:rsidRDefault="00614D97">
      <w:pPr>
        <w:rPr>
          <w:rFonts w:ascii="Arial" w:hAnsi="Arial" w:cs="Arial"/>
          <w:sz w:val="20"/>
          <w:szCs w:val="20"/>
        </w:rPr>
        <w:sectPr w:rsidR="00614D97" w:rsidSect="00614D97">
          <w:type w:val="continuous"/>
          <w:pgSz w:w="11906" w:h="16838"/>
          <w:pgMar w:top="1134" w:right="1134" w:bottom="1134" w:left="1134" w:header="720" w:footer="720" w:gutter="0"/>
          <w:cols w:num="2" w:space="720"/>
        </w:sectPr>
      </w:pPr>
    </w:p>
    <w:p w14:paraId="733757A6" w14:textId="77F58623" w:rsidR="00F203FE" w:rsidRDefault="00F203FE">
      <w:pPr>
        <w:rPr>
          <w:rFonts w:ascii="Arial" w:hAnsi="Arial" w:cs="Arial"/>
          <w:sz w:val="20"/>
          <w:szCs w:val="20"/>
        </w:rPr>
      </w:pPr>
    </w:p>
    <w:p w14:paraId="76C61749" w14:textId="77777777" w:rsidR="008A73C9" w:rsidRDefault="008A73C9">
      <w:pPr>
        <w:rPr>
          <w:rFonts w:ascii="Arial" w:hAnsi="Arial" w:cs="Arial"/>
          <w:sz w:val="20"/>
          <w:szCs w:val="20"/>
        </w:rPr>
      </w:pPr>
    </w:p>
    <w:p w14:paraId="38231417" w14:textId="7E9E31CE" w:rsidR="008A73C9" w:rsidRPr="0030411A" w:rsidRDefault="008A73C9" w:rsidP="008A73C9">
      <w:pPr>
        <w:pStyle w:val="Style1"/>
        <w:ind w:left="360"/>
        <w:jc w:val="both"/>
      </w:pPr>
      <w:r>
        <w:t>4.1</w:t>
      </w:r>
      <w:r w:rsidRPr="0030411A">
        <w:t xml:space="preserve">– </w:t>
      </w:r>
      <w:r>
        <w:t>Plan</w:t>
      </w:r>
      <w:r w:rsidR="00760653">
        <w:t xml:space="preserve"> </w:t>
      </w:r>
      <w:r>
        <w:t>d’échantillonnage</w:t>
      </w:r>
      <w:r w:rsidR="00614D97">
        <w:t xml:space="preserve"> </w:t>
      </w:r>
      <w:r>
        <w:t xml:space="preserve">à l’échelle du parc </w:t>
      </w:r>
    </w:p>
    <w:p w14:paraId="34C6766C" w14:textId="77777777" w:rsidR="008A73C9" w:rsidRDefault="008A73C9" w:rsidP="008A73C9">
      <w:pPr>
        <w:pStyle w:val="Standard"/>
        <w:jc w:val="both"/>
        <w:rPr>
          <w:rFonts w:ascii="Arial" w:hAnsi="Arial" w:cs="Arial"/>
          <w:sz w:val="20"/>
          <w:szCs w:val="20"/>
        </w:rPr>
        <w:sectPr w:rsidR="008A73C9" w:rsidSect="007A4319">
          <w:type w:val="continuous"/>
          <w:pgSz w:w="11906" w:h="16838"/>
          <w:pgMar w:top="1134" w:right="1134" w:bottom="1134" w:left="1134" w:header="720" w:footer="720" w:gutter="0"/>
          <w:cols w:space="720"/>
        </w:sectPr>
      </w:pPr>
    </w:p>
    <w:p w14:paraId="350A09F6" w14:textId="5977FB0D" w:rsidR="008A73C9" w:rsidRDefault="008A73C9" w:rsidP="00034076">
      <w:pPr>
        <w:pStyle w:val="Standard"/>
        <w:jc w:val="both"/>
        <w:rPr>
          <w:rFonts w:ascii="Arial" w:hAnsi="Arial" w:cs="Arial"/>
          <w:sz w:val="20"/>
          <w:szCs w:val="20"/>
        </w:rPr>
      </w:pPr>
    </w:p>
    <w:p w14:paraId="6AE71389" w14:textId="2A87D638" w:rsidR="001E0A6D" w:rsidRDefault="001E0A6D" w:rsidP="00034076">
      <w:pPr>
        <w:pStyle w:val="Standard"/>
        <w:jc w:val="both"/>
        <w:rPr>
          <w:rFonts w:ascii="Arial" w:hAnsi="Arial" w:cs="Arial"/>
          <w:sz w:val="20"/>
          <w:szCs w:val="20"/>
        </w:rPr>
      </w:pPr>
      <w:r>
        <w:rPr>
          <w:rFonts w:ascii="Arial" w:hAnsi="Arial" w:cs="Arial"/>
          <w:sz w:val="20"/>
          <w:szCs w:val="20"/>
        </w:rPr>
        <w:t xml:space="preserve">L’objectif est ici de réaliser un pan d’échantillonnage prenant en compte les variables explicatives de la variabilité des sols et de leurs propriétés (appelées covariables). Il s’agit d’un plan d’échantillonnage dit </w:t>
      </w:r>
      <w:r w:rsidRPr="001E0A6D">
        <w:rPr>
          <w:rFonts w:ascii="Arial" w:hAnsi="Arial" w:cs="Arial"/>
          <w:b/>
          <w:i/>
          <w:sz w:val="20"/>
          <w:szCs w:val="20"/>
        </w:rPr>
        <w:t>optimisé dans l’espace des covariables</w:t>
      </w:r>
      <w:r>
        <w:rPr>
          <w:rFonts w:ascii="Arial" w:hAnsi="Arial" w:cs="Arial"/>
          <w:sz w:val="20"/>
          <w:szCs w:val="20"/>
        </w:rPr>
        <w:t>.</w:t>
      </w:r>
    </w:p>
    <w:p w14:paraId="3831FCC8" w14:textId="77777777" w:rsidR="001E0A6D" w:rsidRDefault="001E0A6D" w:rsidP="00034076">
      <w:pPr>
        <w:pStyle w:val="Standard"/>
        <w:jc w:val="both"/>
        <w:rPr>
          <w:rFonts w:ascii="Arial" w:hAnsi="Arial" w:cs="Arial"/>
          <w:sz w:val="20"/>
          <w:szCs w:val="20"/>
        </w:rPr>
      </w:pPr>
    </w:p>
    <w:p w14:paraId="299434AB" w14:textId="607642F5" w:rsidR="007A4319" w:rsidRDefault="007A4319" w:rsidP="00034076">
      <w:pPr>
        <w:pStyle w:val="Standard"/>
        <w:jc w:val="both"/>
        <w:rPr>
          <w:rFonts w:ascii="Arial" w:hAnsi="Arial" w:cs="Arial"/>
          <w:sz w:val="20"/>
          <w:szCs w:val="20"/>
        </w:rPr>
      </w:pPr>
      <w:r>
        <w:rPr>
          <w:rFonts w:ascii="Arial" w:hAnsi="Arial" w:cs="Arial"/>
          <w:sz w:val="20"/>
          <w:szCs w:val="20"/>
        </w:rPr>
        <w:t>Si nous disposons d’une information géologique au travers de la carte géologique au 1/50000</w:t>
      </w:r>
      <w:r w:rsidR="00F203FE">
        <w:rPr>
          <w:rFonts w:ascii="Arial" w:hAnsi="Arial" w:cs="Arial"/>
          <w:sz w:val="20"/>
          <w:szCs w:val="20"/>
        </w:rPr>
        <w:t xml:space="preserve">, l’échelle est inadaptée pour prendre en compte cette information à l’échelle de la zone d’étude (de l’ordre du 1/10000). Toutefois, relief et matériau parental sont intimement liés en Touraine, du fait d’une disposition essentiellement horizontale des dépôts sédimentaires. Ainsi, la prise en compte du relief semble suffisante pour l’établissement du plan d’échantillonnage. Le RGE </w:t>
      </w:r>
      <w:proofErr w:type="spellStart"/>
      <w:r w:rsidR="00F203FE">
        <w:rPr>
          <w:rFonts w:ascii="Arial" w:hAnsi="Arial" w:cs="Arial"/>
          <w:sz w:val="20"/>
          <w:szCs w:val="20"/>
        </w:rPr>
        <w:t>Alti</w:t>
      </w:r>
      <w:proofErr w:type="spellEnd"/>
      <w:r w:rsidR="00F203FE">
        <w:rPr>
          <w:rFonts w:ascii="Arial" w:hAnsi="Arial" w:cs="Arial"/>
          <w:sz w:val="20"/>
          <w:szCs w:val="20"/>
        </w:rPr>
        <w:t xml:space="preserve"> 1m (IGN) a été de ce fait employé, l’information concernant l’altitude et la pente sera prise en compte. L’influence de l’Homme sera plus spécifiquement étudiée au niveau de la zone de plantations.</w:t>
      </w:r>
    </w:p>
    <w:p w14:paraId="33F38B4B" w14:textId="2133915E" w:rsidR="008A73C9" w:rsidRDefault="008A73C9" w:rsidP="00034076">
      <w:pPr>
        <w:pStyle w:val="Standard"/>
        <w:jc w:val="both"/>
        <w:rPr>
          <w:rFonts w:ascii="Arial" w:hAnsi="Arial" w:cs="Arial"/>
          <w:sz w:val="20"/>
          <w:szCs w:val="20"/>
        </w:rPr>
      </w:pPr>
    </w:p>
    <w:p w14:paraId="525C83D0" w14:textId="0C905BFF" w:rsidR="008A73C9" w:rsidRDefault="008A73C9" w:rsidP="00034076">
      <w:pPr>
        <w:pStyle w:val="Standard"/>
        <w:jc w:val="both"/>
        <w:rPr>
          <w:rFonts w:ascii="Arial" w:hAnsi="Arial" w:cs="Arial"/>
          <w:sz w:val="20"/>
          <w:szCs w:val="20"/>
        </w:rPr>
      </w:pPr>
      <w:r>
        <w:rPr>
          <w:rFonts w:ascii="Arial" w:hAnsi="Arial" w:cs="Arial"/>
          <w:sz w:val="20"/>
          <w:szCs w:val="20"/>
        </w:rPr>
        <w:t xml:space="preserve">L’objectif est, une fois les descriptions effectuées et les propriétés des sols mesurées, de rechercher un lien statistique entre les paramètres topographiques (altitude et pente) et les variables d’intérêt. Ces relations pourront ensuite être mises en œuvre pour représenter </w:t>
      </w:r>
      <w:r w:rsidR="00614D97">
        <w:rPr>
          <w:rFonts w:ascii="Arial" w:hAnsi="Arial" w:cs="Arial"/>
          <w:sz w:val="20"/>
          <w:szCs w:val="20"/>
        </w:rPr>
        <w:t xml:space="preserve">de manière spatialisée </w:t>
      </w:r>
      <w:r>
        <w:rPr>
          <w:rFonts w:ascii="Arial" w:hAnsi="Arial" w:cs="Arial"/>
          <w:sz w:val="20"/>
          <w:szCs w:val="20"/>
        </w:rPr>
        <w:t>les propriétés mesurées ponctuellement.</w:t>
      </w:r>
    </w:p>
    <w:p w14:paraId="0D3F8556" w14:textId="79BB5D30" w:rsidR="00F203FE" w:rsidRDefault="00F203FE" w:rsidP="00034076">
      <w:pPr>
        <w:pStyle w:val="Standard"/>
        <w:jc w:val="both"/>
        <w:rPr>
          <w:rFonts w:ascii="Arial" w:hAnsi="Arial" w:cs="Arial"/>
          <w:sz w:val="20"/>
          <w:szCs w:val="20"/>
        </w:rPr>
      </w:pPr>
    </w:p>
    <w:p w14:paraId="75A3E57E" w14:textId="65347A02" w:rsidR="00CA6CDD" w:rsidRDefault="00F203FE" w:rsidP="00034076">
      <w:pPr>
        <w:pStyle w:val="Standard"/>
        <w:jc w:val="both"/>
        <w:rPr>
          <w:rFonts w:ascii="Arial" w:hAnsi="Arial" w:cs="Arial"/>
          <w:sz w:val="20"/>
          <w:szCs w:val="20"/>
        </w:rPr>
      </w:pPr>
      <w:r>
        <w:rPr>
          <w:rFonts w:ascii="Arial" w:hAnsi="Arial" w:cs="Arial"/>
          <w:sz w:val="20"/>
          <w:szCs w:val="20"/>
        </w:rPr>
        <w:t xml:space="preserve">La carte des altitudes (Fig. 3) indique une altitude variant entre 48 et 80 m au sein du parc, avec une position particulière </w:t>
      </w:r>
      <w:r w:rsidR="00CA6CDD">
        <w:rPr>
          <w:rFonts w:ascii="Arial" w:hAnsi="Arial" w:cs="Arial"/>
          <w:sz w:val="20"/>
          <w:szCs w:val="20"/>
        </w:rPr>
        <w:t xml:space="preserve">entre la vallée du Cher au sud, le coteau, et le plateau d’Amboise au Nord. </w:t>
      </w:r>
      <w:r w:rsidR="008A73C9">
        <w:rPr>
          <w:rFonts w:ascii="Arial" w:hAnsi="Arial" w:cs="Arial"/>
          <w:sz w:val="20"/>
          <w:szCs w:val="20"/>
        </w:rPr>
        <w:t>On notera l’existence d’un vallon orienté sud-ouest-nord-est à l’ouest du parc.</w:t>
      </w:r>
    </w:p>
    <w:p w14:paraId="435D6F77" w14:textId="728A104E" w:rsidR="00CA6CDD" w:rsidRDefault="00CA6CDD" w:rsidP="00034076">
      <w:pPr>
        <w:pStyle w:val="Standard"/>
        <w:jc w:val="both"/>
        <w:rPr>
          <w:rFonts w:ascii="Arial" w:hAnsi="Arial" w:cs="Arial"/>
          <w:sz w:val="20"/>
          <w:szCs w:val="20"/>
        </w:rPr>
      </w:pPr>
    </w:p>
    <w:p w14:paraId="35A065A4" w14:textId="77777777" w:rsidR="00CA6CDD" w:rsidRDefault="00CA6CDD" w:rsidP="00034076">
      <w:pPr>
        <w:pStyle w:val="Standard"/>
        <w:jc w:val="both"/>
        <w:rPr>
          <w:rFonts w:ascii="Arial" w:hAnsi="Arial" w:cs="Arial"/>
          <w:sz w:val="20"/>
          <w:szCs w:val="20"/>
        </w:rPr>
      </w:pPr>
    </w:p>
    <w:p w14:paraId="7E62579D" w14:textId="01B6C9B3" w:rsidR="00CA6CDD" w:rsidRDefault="00CA6CDD" w:rsidP="00034076">
      <w:pPr>
        <w:pStyle w:val="Standard"/>
        <w:jc w:val="both"/>
        <w:rPr>
          <w:rFonts w:ascii="Arial" w:hAnsi="Arial" w:cs="Arial"/>
          <w:sz w:val="20"/>
          <w:szCs w:val="20"/>
        </w:rPr>
      </w:pPr>
      <w:r>
        <w:rPr>
          <w:rFonts w:ascii="Arial" w:hAnsi="Arial" w:cs="Arial"/>
          <w:noProof/>
          <w:sz w:val="20"/>
          <w:szCs w:val="20"/>
          <w:lang w:eastAsia="fr-FR" w:bidi="ar-SA"/>
        </w:rPr>
        <w:drawing>
          <wp:inline distT="0" distB="0" distL="0" distR="0" wp14:anchorId="3BD9B071" wp14:editId="2952B3DF">
            <wp:extent cx="2831195" cy="2436126"/>
            <wp:effectExtent l="0" t="0" r="762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te étude - Altitude.png"/>
                    <pic:cNvPicPr/>
                  </pic:nvPicPr>
                  <pic:blipFill rotWithShape="1">
                    <a:blip r:embed="rId13" cstate="print">
                      <a:extLst>
                        <a:ext uri="{28A0092B-C50C-407E-A947-70E740481C1C}">
                          <a14:useLocalDpi xmlns:a14="http://schemas.microsoft.com/office/drawing/2010/main" val="0"/>
                        </a:ext>
                      </a:extLst>
                    </a:blip>
                    <a:srcRect t="30509" b="8638"/>
                    <a:stretch/>
                  </pic:blipFill>
                  <pic:spPr bwMode="auto">
                    <a:xfrm>
                      <a:off x="0" y="0"/>
                      <a:ext cx="2831465" cy="2436358"/>
                    </a:xfrm>
                    <a:prstGeom prst="rect">
                      <a:avLst/>
                    </a:prstGeom>
                    <a:ln>
                      <a:noFill/>
                    </a:ln>
                    <a:extLst>
                      <a:ext uri="{53640926-AAD7-44D8-BBD7-CCE9431645EC}">
                        <a14:shadowObscured xmlns:a14="http://schemas.microsoft.com/office/drawing/2010/main"/>
                      </a:ext>
                    </a:extLst>
                  </pic:spPr>
                </pic:pic>
              </a:graphicData>
            </a:graphic>
          </wp:inline>
        </w:drawing>
      </w:r>
    </w:p>
    <w:p w14:paraId="2C0248AD" w14:textId="77777777" w:rsidR="00CA6CDD" w:rsidRDefault="00CA6CDD" w:rsidP="00CA6CDD">
      <w:pPr>
        <w:pStyle w:val="Standard"/>
        <w:jc w:val="center"/>
        <w:rPr>
          <w:rFonts w:ascii="Arial" w:hAnsi="Arial" w:cs="Arial"/>
          <w:sz w:val="16"/>
          <w:szCs w:val="16"/>
        </w:rPr>
      </w:pPr>
      <w:r w:rsidRPr="00F203FE">
        <w:rPr>
          <w:rFonts w:ascii="Arial" w:hAnsi="Arial" w:cs="Arial"/>
          <w:sz w:val="16"/>
          <w:szCs w:val="16"/>
        </w:rPr>
        <w:t xml:space="preserve">Figure 3 : Carte des altitudes du parc de la </w:t>
      </w:r>
      <w:proofErr w:type="spellStart"/>
      <w:r w:rsidRPr="00F203FE">
        <w:rPr>
          <w:rFonts w:ascii="Arial" w:hAnsi="Arial" w:cs="Arial"/>
          <w:sz w:val="16"/>
          <w:szCs w:val="16"/>
        </w:rPr>
        <w:t>Bourdaisière</w:t>
      </w:r>
      <w:proofErr w:type="spellEnd"/>
    </w:p>
    <w:p w14:paraId="6EAACCAB" w14:textId="77777777" w:rsidR="00CA6CDD" w:rsidRPr="00F203FE" w:rsidRDefault="00CA6CDD" w:rsidP="00CA6CDD">
      <w:pPr>
        <w:pStyle w:val="Standard"/>
        <w:jc w:val="center"/>
        <w:rPr>
          <w:rFonts w:ascii="Arial" w:hAnsi="Arial" w:cs="Arial"/>
          <w:sz w:val="16"/>
          <w:szCs w:val="16"/>
        </w:rPr>
      </w:pPr>
      <w:r>
        <w:rPr>
          <w:rFonts w:ascii="Arial" w:hAnsi="Arial" w:cs="Arial"/>
          <w:sz w:val="16"/>
          <w:szCs w:val="16"/>
        </w:rPr>
        <w:t>(</w:t>
      </w:r>
      <w:proofErr w:type="spellStart"/>
      <w:proofErr w:type="gramStart"/>
      <w:r>
        <w:rPr>
          <w:rFonts w:ascii="Arial" w:hAnsi="Arial" w:cs="Arial"/>
          <w:sz w:val="16"/>
          <w:szCs w:val="16"/>
        </w:rPr>
        <w:t>équid</w:t>
      </w:r>
      <w:proofErr w:type="spellEnd"/>
      <w:proofErr w:type="gramEnd"/>
      <w:r>
        <w:rPr>
          <w:rFonts w:ascii="Arial" w:hAnsi="Arial" w:cs="Arial"/>
          <w:sz w:val="16"/>
          <w:szCs w:val="16"/>
        </w:rPr>
        <w:t xml:space="preserve">. </w:t>
      </w:r>
      <w:proofErr w:type="gramStart"/>
      <w:r>
        <w:rPr>
          <w:rFonts w:ascii="Arial" w:hAnsi="Arial" w:cs="Arial"/>
          <w:sz w:val="16"/>
          <w:szCs w:val="16"/>
        </w:rPr>
        <w:t>courbes</w:t>
      </w:r>
      <w:proofErr w:type="gramEnd"/>
      <w:r>
        <w:rPr>
          <w:rFonts w:ascii="Arial" w:hAnsi="Arial" w:cs="Arial"/>
          <w:sz w:val="16"/>
          <w:szCs w:val="16"/>
        </w:rPr>
        <w:t xml:space="preserve"> de niveau : 1 m)</w:t>
      </w:r>
    </w:p>
    <w:p w14:paraId="297AA253" w14:textId="77777777" w:rsidR="00CA6CDD" w:rsidRDefault="00CA6CDD" w:rsidP="00CA6CDD">
      <w:pPr>
        <w:pStyle w:val="Standard"/>
        <w:jc w:val="both"/>
        <w:rPr>
          <w:rFonts w:ascii="Arial" w:hAnsi="Arial" w:cs="Arial"/>
          <w:sz w:val="20"/>
          <w:szCs w:val="20"/>
        </w:rPr>
      </w:pPr>
    </w:p>
    <w:p w14:paraId="60868FE6" w14:textId="77777777" w:rsidR="001E0A6D" w:rsidRDefault="001E0A6D" w:rsidP="00034076">
      <w:pPr>
        <w:pStyle w:val="Standard"/>
        <w:jc w:val="both"/>
        <w:rPr>
          <w:rFonts w:ascii="Arial" w:hAnsi="Arial" w:cs="Arial"/>
          <w:sz w:val="20"/>
          <w:szCs w:val="20"/>
        </w:rPr>
      </w:pPr>
    </w:p>
    <w:p w14:paraId="6F0B6FFB" w14:textId="70BB67B5" w:rsidR="00CA6CDD" w:rsidRDefault="00CA6CDD" w:rsidP="00034076">
      <w:pPr>
        <w:pStyle w:val="Standard"/>
        <w:jc w:val="both"/>
        <w:rPr>
          <w:rFonts w:ascii="Arial" w:hAnsi="Arial" w:cs="Arial"/>
          <w:sz w:val="20"/>
          <w:szCs w:val="20"/>
        </w:rPr>
      </w:pPr>
      <w:r>
        <w:rPr>
          <w:rFonts w:ascii="Arial" w:hAnsi="Arial" w:cs="Arial"/>
          <w:sz w:val="20"/>
          <w:szCs w:val="20"/>
        </w:rPr>
        <w:t xml:space="preserve">La carte des pentes </w:t>
      </w:r>
      <w:r w:rsidR="00760653">
        <w:rPr>
          <w:rFonts w:ascii="Arial" w:hAnsi="Arial" w:cs="Arial"/>
          <w:sz w:val="20"/>
          <w:szCs w:val="20"/>
        </w:rPr>
        <w:t xml:space="preserve">(Fig. 4) </w:t>
      </w:r>
      <w:r>
        <w:rPr>
          <w:rFonts w:ascii="Arial" w:hAnsi="Arial" w:cs="Arial"/>
          <w:sz w:val="20"/>
          <w:szCs w:val="20"/>
        </w:rPr>
        <w:t>montre un très fort contraste entre la zone Nord, à très faible pente (&lt;1</w:t>
      </w:r>
      <w:r w:rsidR="008A73C9">
        <w:rPr>
          <w:rFonts w:ascii="Arial" w:hAnsi="Arial" w:cs="Arial"/>
          <w:sz w:val="20"/>
          <w:szCs w:val="20"/>
        </w:rPr>
        <w:t>%)</w:t>
      </w:r>
      <w:r>
        <w:rPr>
          <w:rFonts w:ascii="Arial" w:hAnsi="Arial" w:cs="Arial"/>
          <w:sz w:val="20"/>
          <w:szCs w:val="20"/>
        </w:rPr>
        <w:t>, le coteau aux pentes marquées (</w:t>
      </w:r>
      <w:r w:rsidR="008A73C9">
        <w:rPr>
          <w:rFonts w:ascii="Arial" w:hAnsi="Arial" w:cs="Arial"/>
          <w:sz w:val="20"/>
          <w:szCs w:val="20"/>
        </w:rPr>
        <w:t>3-15%</w:t>
      </w:r>
      <w:r>
        <w:rPr>
          <w:rFonts w:ascii="Arial" w:hAnsi="Arial" w:cs="Arial"/>
          <w:sz w:val="20"/>
          <w:szCs w:val="20"/>
        </w:rPr>
        <w:t>), et enfin la vallée du Cher à l’extrême sud du parc</w:t>
      </w:r>
      <w:r w:rsidR="008A73C9">
        <w:rPr>
          <w:rFonts w:ascii="Arial" w:hAnsi="Arial" w:cs="Arial"/>
          <w:sz w:val="20"/>
          <w:szCs w:val="20"/>
        </w:rPr>
        <w:t xml:space="preserve"> aux pentes comprises entre 1 et 3%</w:t>
      </w:r>
      <w:r>
        <w:rPr>
          <w:rFonts w:ascii="Arial" w:hAnsi="Arial" w:cs="Arial"/>
          <w:sz w:val="20"/>
          <w:szCs w:val="20"/>
        </w:rPr>
        <w:t xml:space="preserve">. </w:t>
      </w:r>
      <w:r w:rsidR="008A73C9">
        <w:rPr>
          <w:rFonts w:ascii="Arial" w:hAnsi="Arial" w:cs="Arial"/>
          <w:sz w:val="20"/>
          <w:szCs w:val="20"/>
        </w:rPr>
        <w:t>Le vallon à l’ouest du parc est caractérisé par des pentes assez marquées.</w:t>
      </w:r>
    </w:p>
    <w:p w14:paraId="04B6216E" w14:textId="77777777" w:rsidR="008A73C9" w:rsidRDefault="008A73C9" w:rsidP="00034076">
      <w:pPr>
        <w:pStyle w:val="Standard"/>
        <w:jc w:val="both"/>
        <w:rPr>
          <w:rFonts w:ascii="Arial" w:hAnsi="Arial" w:cs="Arial"/>
          <w:sz w:val="20"/>
          <w:szCs w:val="20"/>
        </w:rPr>
      </w:pPr>
    </w:p>
    <w:p w14:paraId="24F4B364" w14:textId="65680E3B" w:rsidR="00F203FE" w:rsidRDefault="00F203FE" w:rsidP="00034076">
      <w:pPr>
        <w:pStyle w:val="Standard"/>
        <w:jc w:val="both"/>
        <w:rPr>
          <w:rFonts w:ascii="Arial" w:hAnsi="Arial" w:cs="Arial"/>
          <w:sz w:val="20"/>
          <w:szCs w:val="20"/>
        </w:rPr>
      </w:pPr>
    </w:p>
    <w:p w14:paraId="63F6DC7A" w14:textId="57623EDC" w:rsidR="00CA6CDD" w:rsidRDefault="00CA6CDD" w:rsidP="00CA6CDD">
      <w:pPr>
        <w:pStyle w:val="Standard"/>
        <w:jc w:val="center"/>
        <w:rPr>
          <w:rFonts w:ascii="Arial" w:hAnsi="Arial" w:cs="Arial"/>
          <w:sz w:val="20"/>
          <w:szCs w:val="20"/>
        </w:rPr>
      </w:pPr>
      <w:r>
        <w:rPr>
          <w:rFonts w:ascii="Arial" w:hAnsi="Arial" w:cs="Arial"/>
          <w:noProof/>
          <w:sz w:val="20"/>
          <w:szCs w:val="20"/>
          <w:lang w:eastAsia="fr-FR" w:bidi="ar-SA"/>
        </w:rPr>
        <w:drawing>
          <wp:inline distT="0" distB="0" distL="0" distR="0" wp14:anchorId="41BC795A" wp14:editId="16B49338">
            <wp:extent cx="1962150" cy="24574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te étude - Pentes.png"/>
                    <pic:cNvPicPr/>
                  </pic:nvPicPr>
                  <pic:blipFill rotWithShape="1">
                    <a:blip r:embed="rId14" cstate="print">
                      <a:extLst>
                        <a:ext uri="{28A0092B-C50C-407E-A947-70E740481C1C}">
                          <a14:useLocalDpi xmlns:a14="http://schemas.microsoft.com/office/drawing/2010/main" val="0"/>
                        </a:ext>
                      </a:extLst>
                    </a:blip>
                    <a:srcRect l="12783" t="28073" r="17919" b="10547"/>
                    <a:stretch/>
                  </pic:blipFill>
                  <pic:spPr bwMode="auto">
                    <a:xfrm>
                      <a:off x="0" y="0"/>
                      <a:ext cx="1962150" cy="2457450"/>
                    </a:xfrm>
                    <a:prstGeom prst="rect">
                      <a:avLst/>
                    </a:prstGeom>
                    <a:ln>
                      <a:noFill/>
                    </a:ln>
                    <a:extLst>
                      <a:ext uri="{53640926-AAD7-44D8-BBD7-CCE9431645EC}">
                        <a14:shadowObscured xmlns:a14="http://schemas.microsoft.com/office/drawing/2010/main"/>
                      </a:ext>
                    </a:extLst>
                  </pic:spPr>
                </pic:pic>
              </a:graphicData>
            </a:graphic>
          </wp:inline>
        </w:drawing>
      </w:r>
    </w:p>
    <w:p w14:paraId="3F64D273" w14:textId="3DD8721A" w:rsidR="00614D97" w:rsidRPr="00614D97" w:rsidRDefault="008A73C9" w:rsidP="00CA6CDD">
      <w:pPr>
        <w:pStyle w:val="Standard"/>
        <w:jc w:val="center"/>
        <w:rPr>
          <w:rFonts w:ascii="Arial" w:hAnsi="Arial" w:cs="Arial"/>
          <w:sz w:val="16"/>
          <w:szCs w:val="16"/>
        </w:rPr>
      </w:pPr>
      <w:r w:rsidRPr="00614D97">
        <w:rPr>
          <w:rFonts w:ascii="Arial" w:hAnsi="Arial" w:cs="Arial"/>
          <w:sz w:val="16"/>
          <w:szCs w:val="16"/>
        </w:rPr>
        <w:t>Figure</w:t>
      </w:r>
      <w:r w:rsidR="00614D97" w:rsidRPr="00614D97">
        <w:rPr>
          <w:rFonts w:ascii="Arial" w:hAnsi="Arial" w:cs="Arial"/>
          <w:sz w:val="16"/>
          <w:szCs w:val="16"/>
        </w:rPr>
        <w:t xml:space="preserve"> 4 : C</w:t>
      </w:r>
      <w:r w:rsidRPr="00614D97">
        <w:rPr>
          <w:rFonts w:ascii="Arial" w:hAnsi="Arial" w:cs="Arial"/>
          <w:sz w:val="16"/>
          <w:szCs w:val="16"/>
        </w:rPr>
        <w:t xml:space="preserve">arte des pentes du parc de la </w:t>
      </w:r>
      <w:proofErr w:type="spellStart"/>
      <w:r w:rsidRPr="00614D97">
        <w:rPr>
          <w:rFonts w:ascii="Arial" w:hAnsi="Arial" w:cs="Arial"/>
          <w:sz w:val="16"/>
          <w:szCs w:val="16"/>
        </w:rPr>
        <w:t>Bourdaisière</w:t>
      </w:r>
      <w:proofErr w:type="spellEnd"/>
    </w:p>
    <w:p w14:paraId="6F125C54" w14:textId="505DF3F5" w:rsidR="00CA6CDD" w:rsidRDefault="008A73C9" w:rsidP="00CA6CDD">
      <w:pPr>
        <w:pStyle w:val="Standard"/>
        <w:jc w:val="center"/>
        <w:rPr>
          <w:rFonts w:ascii="Arial" w:hAnsi="Arial" w:cs="Arial"/>
          <w:sz w:val="20"/>
          <w:szCs w:val="20"/>
        </w:rPr>
      </w:pPr>
      <w:r>
        <w:rPr>
          <w:rFonts w:ascii="Arial" w:hAnsi="Arial" w:cs="Arial"/>
          <w:sz w:val="20"/>
          <w:szCs w:val="20"/>
        </w:rPr>
        <w:t xml:space="preserve"> </w:t>
      </w:r>
    </w:p>
    <w:p w14:paraId="2EF478CD" w14:textId="77777777" w:rsidR="00614D97" w:rsidRDefault="00614D97" w:rsidP="00614D97">
      <w:pPr>
        <w:pStyle w:val="Standard"/>
        <w:jc w:val="both"/>
        <w:rPr>
          <w:rFonts w:ascii="Arial" w:hAnsi="Arial" w:cs="Arial"/>
          <w:sz w:val="20"/>
          <w:szCs w:val="20"/>
        </w:rPr>
      </w:pPr>
      <w:r>
        <w:rPr>
          <w:rFonts w:ascii="Arial" w:hAnsi="Arial" w:cs="Arial"/>
          <w:sz w:val="20"/>
          <w:szCs w:val="20"/>
        </w:rPr>
        <w:t xml:space="preserve">La carte géologique indique une succession de terrains conforme au relief observé. Les plus anciens terrains à l’affleurement datent de la fin du </w:t>
      </w:r>
    </w:p>
    <w:p w14:paraId="73CB15A1" w14:textId="5109B46D" w:rsidR="00614D97" w:rsidRDefault="00614D97" w:rsidP="00614D97">
      <w:pPr>
        <w:pStyle w:val="Standard"/>
        <w:jc w:val="both"/>
        <w:rPr>
          <w:rFonts w:ascii="Arial" w:hAnsi="Arial" w:cs="Arial"/>
          <w:sz w:val="20"/>
          <w:szCs w:val="20"/>
        </w:rPr>
      </w:pPr>
      <w:r>
        <w:rPr>
          <w:rFonts w:ascii="Arial" w:hAnsi="Arial" w:cs="Arial"/>
          <w:sz w:val="20"/>
          <w:szCs w:val="20"/>
        </w:rPr>
        <w:t>Crétacé, au niveau du coteau, correspondant aux dépôts de craie sableuse du Turonien supérieur (Tuffeau jaune, C3c). On retrouve de manière peu marquée des formations d’altération du Tuffeau postérieures au Turonien (</w:t>
      </w:r>
      <w:proofErr w:type="spellStart"/>
      <w:r>
        <w:rPr>
          <w:rFonts w:ascii="Arial" w:hAnsi="Arial" w:cs="Arial"/>
          <w:sz w:val="20"/>
          <w:szCs w:val="20"/>
        </w:rPr>
        <w:t>Rs</w:t>
      </w:r>
      <w:proofErr w:type="spellEnd"/>
      <w:r>
        <w:rPr>
          <w:rFonts w:ascii="Arial" w:hAnsi="Arial" w:cs="Arial"/>
          <w:sz w:val="20"/>
          <w:szCs w:val="20"/>
        </w:rPr>
        <w:t>), ces formations étant recouvertes par des dépôts fluviatiles anciens (</w:t>
      </w:r>
      <w:proofErr w:type="spellStart"/>
      <w:r>
        <w:rPr>
          <w:rFonts w:ascii="Arial" w:hAnsi="Arial" w:cs="Arial"/>
          <w:sz w:val="20"/>
          <w:szCs w:val="20"/>
        </w:rPr>
        <w:t>Fv</w:t>
      </w:r>
      <w:proofErr w:type="spellEnd"/>
      <w:r>
        <w:rPr>
          <w:rFonts w:ascii="Arial" w:hAnsi="Arial" w:cs="Arial"/>
          <w:sz w:val="20"/>
          <w:szCs w:val="20"/>
        </w:rPr>
        <w:t xml:space="preserve">) au niveau du plateau. Enfin, des dépôts fluviatiles plus récents (Fx, </w:t>
      </w:r>
      <w:proofErr w:type="spellStart"/>
      <w:r>
        <w:rPr>
          <w:rFonts w:ascii="Arial" w:hAnsi="Arial" w:cs="Arial"/>
          <w:sz w:val="20"/>
          <w:szCs w:val="20"/>
        </w:rPr>
        <w:t>Fz</w:t>
      </w:r>
      <w:proofErr w:type="spellEnd"/>
      <w:r>
        <w:rPr>
          <w:rFonts w:ascii="Arial" w:hAnsi="Arial" w:cs="Arial"/>
          <w:sz w:val="20"/>
          <w:szCs w:val="20"/>
        </w:rPr>
        <w:t>) sont retrouvés au niveau de la vallée du Cher.</w:t>
      </w:r>
    </w:p>
    <w:p w14:paraId="7C5BAC03" w14:textId="77777777" w:rsidR="00614D97" w:rsidRDefault="00614D97" w:rsidP="00614D97">
      <w:pPr>
        <w:pStyle w:val="Standard"/>
        <w:jc w:val="both"/>
        <w:rPr>
          <w:rFonts w:ascii="Arial" w:hAnsi="Arial" w:cs="Arial"/>
          <w:sz w:val="20"/>
          <w:szCs w:val="20"/>
        </w:rPr>
      </w:pPr>
    </w:p>
    <w:p w14:paraId="16FEAA08" w14:textId="3E2764FE" w:rsidR="00CA6CDD" w:rsidRDefault="009E440F" w:rsidP="009E440F">
      <w:pPr>
        <w:pStyle w:val="Standard"/>
        <w:jc w:val="both"/>
        <w:rPr>
          <w:rFonts w:ascii="Arial" w:hAnsi="Arial" w:cs="Arial"/>
          <w:sz w:val="20"/>
          <w:szCs w:val="20"/>
        </w:rPr>
      </w:pPr>
      <w:r>
        <w:rPr>
          <w:rFonts w:ascii="Arial" w:hAnsi="Arial" w:cs="Arial"/>
          <w:sz w:val="20"/>
          <w:szCs w:val="20"/>
        </w:rPr>
        <w:t>Le plan d’échantillonnage à l’échelle de l’ensemble du parc devra donc s’attacher à refléter au mieux la variabilité topographique observée, au travers des paramètres altitude et pente.</w:t>
      </w:r>
    </w:p>
    <w:p w14:paraId="672F78A1" w14:textId="23339F71" w:rsidR="009E440F" w:rsidRDefault="009E440F" w:rsidP="009E440F">
      <w:pPr>
        <w:pStyle w:val="Standard"/>
        <w:jc w:val="both"/>
        <w:rPr>
          <w:rFonts w:ascii="Arial" w:hAnsi="Arial" w:cs="Arial"/>
          <w:sz w:val="20"/>
          <w:szCs w:val="20"/>
        </w:rPr>
      </w:pPr>
    </w:p>
    <w:p w14:paraId="0E787B8F" w14:textId="094CB7A4" w:rsidR="005707F4" w:rsidRDefault="009E440F" w:rsidP="009E440F">
      <w:pPr>
        <w:pStyle w:val="Standard"/>
        <w:jc w:val="both"/>
        <w:rPr>
          <w:rFonts w:ascii="Arial" w:hAnsi="Arial" w:cs="Arial"/>
          <w:sz w:val="20"/>
          <w:szCs w:val="20"/>
        </w:rPr>
      </w:pPr>
      <w:r>
        <w:rPr>
          <w:rFonts w:ascii="Arial" w:hAnsi="Arial" w:cs="Arial"/>
          <w:sz w:val="20"/>
          <w:szCs w:val="20"/>
        </w:rPr>
        <w:t>Sachant que chaque binôme étudiant pourra effectuer 4 sondages</w:t>
      </w:r>
      <w:r w:rsidR="001E0A6D">
        <w:rPr>
          <w:rFonts w:ascii="Arial" w:hAnsi="Arial" w:cs="Arial"/>
          <w:sz w:val="20"/>
          <w:szCs w:val="20"/>
        </w:rPr>
        <w:t xml:space="preserve"> sur une demi-journée</w:t>
      </w:r>
      <w:r>
        <w:rPr>
          <w:rFonts w:ascii="Arial" w:hAnsi="Arial" w:cs="Arial"/>
          <w:sz w:val="20"/>
          <w:szCs w:val="20"/>
        </w:rPr>
        <w:t xml:space="preserve">, on visera à ce que le plan d’échantillonnage permette à chaque binôme d’avoir les 4 sondages situés dans des conditions d’altitude et de pente les plus variables possible, afin d’observer une variabilité des sols supposée maximale. On </w:t>
      </w:r>
      <w:r w:rsidR="00614D97">
        <w:rPr>
          <w:rFonts w:ascii="Arial" w:hAnsi="Arial" w:cs="Arial"/>
          <w:sz w:val="20"/>
          <w:szCs w:val="20"/>
        </w:rPr>
        <w:t xml:space="preserve">s’attachera donc à employer des techniques statistiques permettant de stratifier </w:t>
      </w:r>
      <w:r>
        <w:rPr>
          <w:rFonts w:ascii="Arial" w:hAnsi="Arial" w:cs="Arial"/>
          <w:sz w:val="20"/>
          <w:szCs w:val="20"/>
        </w:rPr>
        <w:t>le site d’étude en quatre zones les plus contrastées possible du point de vue topographique.</w:t>
      </w:r>
    </w:p>
    <w:p w14:paraId="5F2DBC95" w14:textId="77777777" w:rsidR="005707F4" w:rsidRDefault="005707F4">
      <w:pPr>
        <w:rPr>
          <w:rFonts w:ascii="Arial" w:hAnsi="Arial" w:cs="Arial"/>
          <w:sz w:val="20"/>
          <w:szCs w:val="20"/>
        </w:rPr>
      </w:pPr>
      <w:r>
        <w:rPr>
          <w:rFonts w:ascii="Arial" w:hAnsi="Arial" w:cs="Arial"/>
          <w:sz w:val="20"/>
          <w:szCs w:val="20"/>
        </w:rPr>
        <w:br w:type="page"/>
      </w:r>
    </w:p>
    <w:p w14:paraId="7B48334F" w14:textId="77777777" w:rsidR="005707F4" w:rsidRDefault="005707F4" w:rsidP="009E440F">
      <w:pPr>
        <w:pStyle w:val="Standard"/>
        <w:jc w:val="both"/>
        <w:rPr>
          <w:rFonts w:ascii="Arial" w:hAnsi="Arial" w:cs="Arial"/>
          <w:sz w:val="20"/>
          <w:szCs w:val="20"/>
        </w:rPr>
        <w:sectPr w:rsidR="005707F4" w:rsidSect="00F203FE">
          <w:type w:val="continuous"/>
          <w:pgSz w:w="11906" w:h="16838"/>
          <w:pgMar w:top="1134" w:right="1134" w:bottom="1134" w:left="1134" w:header="720" w:footer="720" w:gutter="0"/>
          <w:cols w:num="2" w:space="720"/>
        </w:sectPr>
      </w:pPr>
    </w:p>
    <w:p w14:paraId="02B06636" w14:textId="4511439E" w:rsidR="000109C0" w:rsidRDefault="000109C0" w:rsidP="009E440F">
      <w:pPr>
        <w:pStyle w:val="Standard"/>
        <w:jc w:val="both"/>
        <w:rPr>
          <w:rFonts w:ascii="Arial" w:hAnsi="Arial" w:cs="Arial"/>
          <w:sz w:val="20"/>
          <w:szCs w:val="20"/>
        </w:rPr>
      </w:pPr>
    </w:p>
    <w:p w14:paraId="425BEC40" w14:textId="61BE2E28" w:rsidR="005707F4" w:rsidRDefault="005707F4" w:rsidP="009E440F">
      <w:pPr>
        <w:pStyle w:val="Standard"/>
        <w:jc w:val="both"/>
        <w:rPr>
          <w:rFonts w:ascii="Arial" w:hAnsi="Arial" w:cs="Arial"/>
          <w:sz w:val="20"/>
          <w:szCs w:val="20"/>
        </w:rPr>
      </w:pPr>
    </w:p>
    <w:p w14:paraId="57FD96FC" w14:textId="77777777" w:rsidR="005707F4" w:rsidRDefault="005707F4" w:rsidP="009E440F">
      <w:pPr>
        <w:pStyle w:val="Standard"/>
        <w:jc w:val="both"/>
        <w:rPr>
          <w:rFonts w:ascii="Arial" w:hAnsi="Arial" w:cs="Arial"/>
          <w:sz w:val="20"/>
          <w:szCs w:val="20"/>
        </w:rPr>
      </w:pPr>
    </w:p>
    <w:p w14:paraId="6FF021F5" w14:textId="55C85D4E" w:rsidR="009E440F" w:rsidRDefault="009E440F" w:rsidP="009E440F">
      <w:pPr>
        <w:pStyle w:val="Standard"/>
        <w:jc w:val="both"/>
        <w:rPr>
          <w:rFonts w:ascii="Arial" w:hAnsi="Arial" w:cs="Arial"/>
          <w:sz w:val="20"/>
          <w:szCs w:val="20"/>
        </w:rPr>
      </w:pPr>
      <w:r>
        <w:rPr>
          <w:rFonts w:ascii="Arial" w:hAnsi="Arial" w:cs="Arial"/>
          <w:sz w:val="20"/>
          <w:szCs w:val="20"/>
        </w:rPr>
        <w:t xml:space="preserve">Sachant qu’il y a 13 binômes, 13 points de sondage </w:t>
      </w:r>
      <w:r w:rsidR="00614D97">
        <w:rPr>
          <w:rFonts w:ascii="Arial" w:hAnsi="Arial" w:cs="Arial"/>
          <w:sz w:val="20"/>
          <w:szCs w:val="20"/>
        </w:rPr>
        <w:t xml:space="preserve">seront placés </w:t>
      </w:r>
      <w:r>
        <w:rPr>
          <w:rFonts w:ascii="Arial" w:hAnsi="Arial" w:cs="Arial"/>
          <w:sz w:val="20"/>
          <w:szCs w:val="20"/>
        </w:rPr>
        <w:t xml:space="preserve">de manière aléatoire au sein de chacune de ces zones. Le plan d’échantillonnage </w:t>
      </w:r>
      <w:r w:rsidR="001E0A6D">
        <w:rPr>
          <w:rFonts w:ascii="Arial" w:hAnsi="Arial" w:cs="Arial"/>
          <w:sz w:val="20"/>
          <w:szCs w:val="20"/>
        </w:rPr>
        <w:t>devra</w:t>
      </w:r>
      <w:r>
        <w:rPr>
          <w:rFonts w:ascii="Arial" w:hAnsi="Arial" w:cs="Arial"/>
          <w:sz w:val="20"/>
          <w:szCs w:val="20"/>
        </w:rPr>
        <w:t xml:space="preserve"> par conséquent </w:t>
      </w:r>
      <w:r w:rsidR="001E0A6D">
        <w:rPr>
          <w:rFonts w:ascii="Arial" w:hAnsi="Arial" w:cs="Arial"/>
          <w:sz w:val="20"/>
          <w:szCs w:val="20"/>
        </w:rPr>
        <w:t xml:space="preserve">comporter </w:t>
      </w:r>
      <w:r>
        <w:rPr>
          <w:rFonts w:ascii="Arial" w:hAnsi="Arial" w:cs="Arial"/>
          <w:sz w:val="20"/>
          <w:szCs w:val="20"/>
        </w:rPr>
        <w:t>52 points de sondage.</w:t>
      </w:r>
    </w:p>
    <w:p w14:paraId="79BC5EF9" w14:textId="77777777" w:rsidR="009E440F" w:rsidRDefault="009E440F" w:rsidP="009E440F">
      <w:pPr>
        <w:pStyle w:val="Standard"/>
        <w:jc w:val="both"/>
        <w:rPr>
          <w:rFonts w:ascii="Arial" w:hAnsi="Arial" w:cs="Arial"/>
          <w:sz w:val="20"/>
          <w:szCs w:val="20"/>
        </w:rPr>
      </w:pPr>
    </w:p>
    <w:p w14:paraId="01B6F52A" w14:textId="62E7F7DD" w:rsidR="00CA6CDD" w:rsidRDefault="00CA6CDD" w:rsidP="00CA6CDD">
      <w:pPr>
        <w:pStyle w:val="Standard"/>
        <w:jc w:val="center"/>
        <w:rPr>
          <w:rFonts w:ascii="Arial" w:hAnsi="Arial" w:cs="Arial"/>
          <w:sz w:val="20"/>
          <w:szCs w:val="20"/>
        </w:rPr>
      </w:pPr>
    </w:p>
    <w:p w14:paraId="7157D563" w14:textId="59221C78" w:rsidR="00F203FE" w:rsidRDefault="00F203FE" w:rsidP="00034076">
      <w:pPr>
        <w:pStyle w:val="Standard"/>
        <w:jc w:val="both"/>
        <w:rPr>
          <w:rFonts w:ascii="Arial" w:hAnsi="Arial" w:cs="Arial"/>
          <w:sz w:val="20"/>
          <w:szCs w:val="20"/>
        </w:rPr>
        <w:sectPr w:rsidR="00F203FE" w:rsidSect="005707F4">
          <w:type w:val="continuous"/>
          <w:pgSz w:w="11906" w:h="16838"/>
          <w:pgMar w:top="1134" w:right="1134" w:bottom="1134" w:left="1134" w:header="720" w:footer="720" w:gutter="0"/>
          <w:cols w:space="720"/>
        </w:sectPr>
      </w:pPr>
    </w:p>
    <w:p w14:paraId="6CDB8740" w14:textId="6B884542" w:rsidR="00CA6CDD" w:rsidRDefault="00CA6CDD" w:rsidP="00CA6CDD">
      <w:pPr>
        <w:pStyle w:val="Standard"/>
        <w:jc w:val="both"/>
        <w:rPr>
          <w:rFonts w:ascii="Arial" w:hAnsi="Arial" w:cs="Arial"/>
          <w:sz w:val="20"/>
          <w:szCs w:val="20"/>
        </w:rPr>
      </w:pPr>
    </w:p>
    <w:p w14:paraId="65D5F627" w14:textId="44238E28" w:rsidR="008A73C9" w:rsidRDefault="008A73C9" w:rsidP="00CA6CDD">
      <w:pPr>
        <w:pStyle w:val="Standard"/>
        <w:jc w:val="both"/>
        <w:rPr>
          <w:rFonts w:ascii="Arial" w:hAnsi="Arial" w:cs="Arial"/>
          <w:sz w:val="20"/>
          <w:szCs w:val="20"/>
        </w:rPr>
      </w:pPr>
    </w:p>
    <w:p w14:paraId="231160F6" w14:textId="52EC976F" w:rsidR="001E0A6D" w:rsidRDefault="001E0A6D" w:rsidP="00CA6CDD">
      <w:pPr>
        <w:pStyle w:val="Standard"/>
        <w:jc w:val="both"/>
        <w:rPr>
          <w:rFonts w:ascii="Arial" w:hAnsi="Arial" w:cs="Arial"/>
          <w:sz w:val="20"/>
          <w:szCs w:val="20"/>
        </w:rPr>
      </w:pPr>
    </w:p>
    <w:p w14:paraId="597A52D1" w14:textId="77777777" w:rsidR="001E0A6D" w:rsidRDefault="001E0A6D" w:rsidP="00CA6CDD">
      <w:pPr>
        <w:pStyle w:val="Standard"/>
        <w:jc w:val="both"/>
        <w:rPr>
          <w:rFonts w:ascii="Arial" w:hAnsi="Arial" w:cs="Arial"/>
          <w:sz w:val="20"/>
          <w:szCs w:val="20"/>
        </w:rPr>
      </w:pPr>
    </w:p>
    <w:p w14:paraId="7FF2442D" w14:textId="40404FF7" w:rsidR="008A73C9" w:rsidRPr="0030411A" w:rsidRDefault="008A73C9" w:rsidP="008A73C9">
      <w:pPr>
        <w:pStyle w:val="Style1"/>
        <w:ind w:left="360"/>
        <w:jc w:val="both"/>
      </w:pPr>
      <w:r>
        <w:t>4.2</w:t>
      </w:r>
      <w:r w:rsidRPr="0030411A">
        <w:t xml:space="preserve">– </w:t>
      </w:r>
      <w:r>
        <w:t>Plan</w:t>
      </w:r>
      <w:r w:rsidR="00760653">
        <w:t xml:space="preserve"> </w:t>
      </w:r>
      <w:r>
        <w:t>d’échantillonnage</w:t>
      </w:r>
      <w:r w:rsidR="00614D97">
        <w:t xml:space="preserve"> </w:t>
      </w:r>
      <w:r>
        <w:t>à l’échelle de la zone de plantations</w:t>
      </w:r>
    </w:p>
    <w:p w14:paraId="0C2E71BB" w14:textId="77777777" w:rsidR="008A73C9" w:rsidRDefault="008A73C9" w:rsidP="008A73C9">
      <w:pPr>
        <w:pStyle w:val="Standard"/>
        <w:jc w:val="both"/>
        <w:rPr>
          <w:rFonts w:ascii="Arial" w:hAnsi="Arial" w:cs="Arial"/>
          <w:sz w:val="20"/>
          <w:szCs w:val="20"/>
        </w:rPr>
        <w:sectPr w:rsidR="008A73C9" w:rsidSect="007A4319">
          <w:type w:val="continuous"/>
          <w:pgSz w:w="11906" w:h="16838"/>
          <w:pgMar w:top="1134" w:right="1134" w:bottom="1134" w:left="1134" w:header="720" w:footer="720" w:gutter="0"/>
          <w:cols w:space="720"/>
        </w:sectPr>
      </w:pPr>
    </w:p>
    <w:p w14:paraId="3DE11BBF" w14:textId="6D232881" w:rsidR="008A73C9" w:rsidRDefault="008A73C9" w:rsidP="00CA6CDD">
      <w:pPr>
        <w:pStyle w:val="Standard"/>
        <w:jc w:val="both"/>
        <w:rPr>
          <w:rFonts w:ascii="Arial" w:hAnsi="Arial" w:cs="Arial"/>
          <w:sz w:val="20"/>
          <w:szCs w:val="20"/>
        </w:rPr>
      </w:pPr>
    </w:p>
    <w:p w14:paraId="70816BA3" w14:textId="77777777" w:rsidR="00614D97" w:rsidRDefault="00614D97" w:rsidP="00CA6CDD">
      <w:pPr>
        <w:pStyle w:val="Standard"/>
        <w:jc w:val="both"/>
        <w:rPr>
          <w:rFonts w:ascii="Arial" w:hAnsi="Arial" w:cs="Arial"/>
          <w:sz w:val="20"/>
          <w:szCs w:val="20"/>
        </w:rPr>
        <w:sectPr w:rsidR="00614D97" w:rsidSect="007A4319">
          <w:type w:val="continuous"/>
          <w:pgSz w:w="11906" w:h="16838"/>
          <w:pgMar w:top="1134" w:right="1134" w:bottom="1134" w:left="1134" w:header="720" w:footer="720" w:gutter="0"/>
          <w:cols w:space="720"/>
        </w:sectPr>
      </w:pPr>
    </w:p>
    <w:p w14:paraId="78D5CFF3" w14:textId="11B8CC70" w:rsidR="008A73C9" w:rsidRDefault="008A73C9" w:rsidP="00CA6CDD">
      <w:pPr>
        <w:pStyle w:val="Standard"/>
        <w:jc w:val="both"/>
        <w:rPr>
          <w:rFonts w:ascii="Arial" w:hAnsi="Arial" w:cs="Arial"/>
          <w:sz w:val="20"/>
          <w:szCs w:val="20"/>
        </w:rPr>
      </w:pPr>
      <w:r>
        <w:rPr>
          <w:rFonts w:ascii="Arial" w:hAnsi="Arial" w:cs="Arial"/>
          <w:sz w:val="20"/>
          <w:szCs w:val="20"/>
        </w:rPr>
        <w:t>A l’échelle de la zone de plantation</w:t>
      </w:r>
      <w:r w:rsidR="00760653">
        <w:rPr>
          <w:rFonts w:ascii="Arial" w:hAnsi="Arial" w:cs="Arial"/>
          <w:sz w:val="20"/>
          <w:szCs w:val="20"/>
        </w:rPr>
        <w:t xml:space="preserve"> (Fig. 5)</w:t>
      </w:r>
      <w:r>
        <w:rPr>
          <w:rFonts w:ascii="Arial" w:hAnsi="Arial" w:cs="Arial"/>
          <w:sz w:val="20"/>
          <w:szCs w:val="20"/>
        </w:rPr>
        <w:t>, du fait de la faible emprise spatial</w:t>
      </w:r>
      <w:del w:id="0" w:author="Nicolas Saby" w:date="2025-01-08T10:29:00Z">
        <w:r w:rsidR="005707F4" w:rsidRPr="005707F4" w:rsidDel="00673752">
          <w:rPr>
            <w:rFonts w:ascii="Arial" w:hAnsi="Arial" w:cs="Arial"/>
            <w:sz w:val="20"/>
            <w:szCs w:val="20"/>
          </w:rPr>
          <w:delText xml:space="preserve"> </w:delText>
        </w:r>
        <w:r w:rsidR="005707F4" w:rsidDel="00673752">
          <w:rPr>
            <w:rFonts w:ascii="Arial" w:hAnsi="Arial" w:cs="Arial"/>
            <w:sz w:val="20"/>
            <w:szCs w:val="20"/>
          </w:rPr>
          <w:delText xml:space="preserve"> </w:delText>
        </w:r>
      </w:del>
      <w:r>
        <w:rPr>
          <w:rFonts w:ascii="Arial" w:hAnsi="Arial" w:cs="Arial"/>
          <w:sz w:val="20"/>
          <w:szCs w:val="20"/>
        </w:rPr>
        <w:t xml:space="preserve">e, les variations d’altitude et de pente sont modérées, </w:t>
      </w:r>
      <w:r w:rsidR="00064548">
        <w:rPr>
          <w:rFonts w:ascii="Arial" w:hAnsi="Arial" w:cs="Arial"/>
          <w:sz w:val="20"/>
          <w:szCs w:val="20"/>
        </w:rPr>
        <w:t>et l’influence de</w:t>
      </w:r>
      <w:ins w:id="1" w:author="Nicolas Saby" w:date="2025-01-08T10:30:00Z">
        <w:r w:rsidR="00673752">
          <w:rPr>
            <w:rFonts w:ascii="Arial" w:hAnsi="Arial" w:cs="Arial"/>
            <w:sz w:val="20"/>
            <w:szCs w:val="20"/>
          </w:rPr>
          <w:t>s activités humaines</w:t>
        </w:r>
      </w:ins>
      <w:del w:id="2" w:author="Nicolas Saby" w:date="2025-01-08T10:30:00Z">
        <w:r w:rsidR="00064548" w:rsidDel="00673752">
          <w:rPr>
            <w:rFonts w:ascii="Arial" w:hAnsi="Arial" w:cs="Arial"/>
            <w:sz w:val="20"/>
            <w:szCs w:val="20"/>
          </w:rPr>
          <w:delText xml:space="preserve"> l’Homme</w:delText>
        </w:r>
      </w:del>
      <w:r w:rsidR="00064548">
        <w:rPr>
          <w:rFonts w:ascii="Arial" w:hAnsi="Arial" w:cs="Arial"/>
          <w:sz w:val="20"/>
          <w:szCs w:val="20"/>
        </w:rPr>
        <w:t xml:space="preserve"> a très probablement fortement impacté la nature et les propriétés des sols (on soupçonne la présence d’</w:t>
      </w:r>
      <w:proofErr w:type="spellStart"/>
      <w:r w:rsidR="00064548">
        <w:rPr>
          <w:rFonts w:ascii="Arial" w:hAnsi="Arial" w:cs="Arial"/>
          <w:sz w:val="20"/>
          <w:szCs w:val="20"/>
        </w:rPr>
        <w:t>Anthroposols</w:t>
      </w:r>
      <w:proofErr w:type="spellEnd"/>
      <w:r w:rsidR="00064548">
        <w:rPr>
          <w:rFonts w:ascii="Arial" w:hAnsi="Arial" w:cs="Arial"/>
          <w:sz w:val="20"/>
          <w:szCs w:val="20"/>
        </w:rPr>
        <w:t>). Les variables topographiques ne perme</w:t>
      </w:r>
      <w:r>
        <w:rPr>
          <w:rFonts w:ascii="Arial" w:hAnsi="Arial" w:cs="Arial"/>
          <w:sz w:val="20"/>
          <w:szCs w:val="20"/>
        </w:rPr>
        <w:t>t</w:t>
      </w:r>
      <w:r w:rsidR="00064548">
        <w:rPr>
          <w:rFonts w:ascii="Arial" w:hAnsi="Arial" w:cs="Arial"/>
          <w:sz w:val="20"/>
          <w:szCs w:val="20"/>
        </w:rPr>
        <w:t>tent</w:t>
      </w:r>
      <w:r>
        <w:rPr>
          <w:rFonts w:ascii="Arial" w:hAnsi="Arial" w:cs="Arial"/>
          <w:sz w:val="20"/>
          <w:szCs w:val="20"/>
        </w:rPr>
        <w:t xml:space="preserve"> pas d’orienter le positionnement des points d’échantillonnage. Aussi, on se contentera à cette échelle de réaliser un plan d’échantillonnage répartissant de manière optimale </w:t>
      </w:r>
      <w:r w:rsidR="00064548">
        <w:rPr>
          <w:rFonts w:ascii="Arial" w:hAnsi="Arial" w:cs="Arial"/>
          <w:sz w:val="20"/>
          <w:szCs w:val="20"/>
        </w:rPr>
        <w:t xml:space="preserve">dans l’espace </w:t>
      </w:r>
      <w:r>
        <w:rPr>
          <w:rFonts w:ascii="Arial" w:hAnsi="Arial" w:cs="Arial"/>
          <w:sz w:val="20"/>
          <w:szCs w:val="20"/>
        </w:rPr>
        <w:t>les points de sondage</w:t>
      </w:r>
      <w:r w:rsidR="001E0A6D">
        <w:rPr>
          <w:rFonts w:ascii="Arial" w:hAnsi="Arial" w:cs="Arial"/>
          <w:sz w:val="20"/>
          <w:szCs w:val="20"/>
        </w:rPr>
        <w:t xml:space="preserve">, dit </w:t>
      </w:r>
      <w:r w:rsidR="001E0A6D" w:rsidRPr="001E0A6D">
        <w:rPr>
          <w:rFonts w:ascii="Arial" w:hAnsi="Arial" w:cs="Arial"/>
          <w:b/>
          <w:i/>
          <w:sz w:val="20"/>
          <w:szCs w:val="20"/>
        </w:rPr>
        <w:t xml:space="preserve">échantillonnage </w:t>
      </w:r>
      <w:ins w:id="3" w:author="Nicolas Saby" w:date="2025-01-08T10:30:00Z">
        <w:r w:rsidR="00673752">
          <w:rPr>
            <w:rFonts w:ascii="Arial" w:hAnsi="Arial" w:cs="Arial"/>
            <w:b/>
            <w:i/>
            <w:sz w:val="20"/>
            <w:szCs w:val="20"/>
          </w:rPr>
          <w:t xml:space="preserve">spatialement </w:t>
        </w:r>
      </w:ins>
      <w:r w:rsidR="001E0A6D" w:rsidRPr="001E0A6D">
        <w:rPr>
          <w:rFonts w:ascii="Arial" w:hAnsi="Arial" w:cs="Arial"/>
          <w:b/>
          <w:i/>
          <w:sz w:val="20"/>
          <w:szCs w:val="20"/>
        </w:rPr>
        <w:t>optimisé</w:t>
      </w:r>
      <w:r w:rsidR="00064548">
        <w:rPr>
          <w:rFonts w:ascii="Arial" w:hAnsi="Arial" w:cs="Arial"/>
          <w:sz w:val="20"/>
          <w:szCs w:val="20"/>
        </w:rPr>
        <w:t>. Cet échantillonnage permettra</w:t>
      </w:r>
      <w:r>
        <w:rPr>
          <w:rFonts w:ascii="Arial" w:hAnsi="Arial" w:cs="Arial"/>
          <w:sz w:val="20"/>
          <w:szCs w:val="20"/>
        </w:rPr>
        <w:t xml:space="preserve"> </w:t>
      </w:r>
      <w:r w:rsidRPr="00064548">
        <w:rPr>
          <w:rFonts w:ascii="Arial" w:hAnsi="Arial" w:cs="Arial"/>
          <w:i/>
          <w:sz w:val="20"/>
          <w:szCs w:val="20"/>
        </w:rPr>
        <w:t>in fine</w:t>
      </w:r>
      <w:r>
        <w:rPr>
          <w:rFonts w:ascii="Arial" w:hAnsi="Arial" w:cs="Arial"/>
          <w:sz w:val="20"/>
          <w:szCs w:val="20"/>
        </w:rPr>
        <w:t xml:space="preserve"> de réaliser une carte des propriétés des sols étudiés</w:t>
      </w:r>
      <w:r w:rsidR="00064548">
        <w:rPr>
          <w:rFonts w:ascii="Arial" w:hAnsi="Arial" w:cs="Arial"/>
          <w:sz w:val="20"/>
          <w:szCs w:val="20"/>
        </w:rPr>
        <w:t xml:space="preserve"> (notamment le pH)</w:t>
      </w:r>
      <w:r w:rsidR="001E0A6D">
        <w:rPr>
          <w:rFonts w:ascii="Arial" w:hAnsi="Arial" w:cs="Arial"/>
          <w:sz w:val="20"/>
          <w:szCs w:val="20"/>
        </w:rPr>
        <w:t>,</w:t>
      </w:r>
      <w:r>
        <w:rPr>
          <w:rFonts w:ascii="Arial" w:hAnsi="Arial" w:cs="Arial"/>
          <w:sz w:val="20"/>
          <w:szCs w:val="20"/>
        </w:rPr>
        <w:t xml:space="preserve"> par des techniques</w:t>
      </w:r>
      <w:ins w:id="4" w:author="Nicolas Saby" w:date="2025-01-08T10:30:00Z">
        <w:r w:rsidR="00673752">
          <w:rPr>
            <w:rFonts w:ascii="Arial" w:hAnsi="Arial" w:cs="Arial"/>
            <w:sz w:val="20"/>
            <w:szCs w:val="20"/>
          </w:rPr>
          <w:t xml:space="preserve"> d’interpolations spatiales comme </w:t>
        </w:r>
        <w:proofErr w:type="gramStart"/>
        <w:r w:rsidR="00673752">
          <w:rPr>
            <w:rFonts w:ascii="Arial" w:hAnsi="Arial" w:cs="Arial"/>
            <w:sz w:val="20"/>
            <w:szCs w:val="20"/>
          </w:rPr>
          <w:t xml:space="preserve">la </w:t>
        </w:r>
      </w:ins>
      <w:r>
        <w:rPr>
          <w:rFonts w:ascii="Arial" w:hAnsi="Arial" w:cs="Arial"/>
          <w:sz w:val="20"/>
          <w:szCs w:val="20"/>
        </w:rPr>
        <w:t xml:space="preserve"> géostatistiques</w:t>
      </w:r>
      <w:bookmarkStart w:id="5" w:name="_GoBack"/>
      <w:proofErr w:type="gramEnd"/>
      <w:r>
        <w:rPr>
          <w:rFonts w:ascii="Arial" w:hAnsi="Arial" w:cs="Arial"/>
          <w:sz w:val="20"/>
          <w:szCs w:val="20"/>
        </w:rPr>
        <w:t>.</w:t>
      </w:r>
      <w:r w:rsidR="001E0A6D">
        <w:rPr>
          <w:rFonts w:ascii="Arial" w:hAnsi="Arial" w:cs="Arial"/>
          <w:sz w:val="20"/>
          <w:szCs w:val="20"/>
        </w:rPr>
        <w:t xml:space="preserve"> Aucune </w:t>
      </w:r>
      <w:proofErr w:type="spellStart"/>
      <w:r w:rsidR="001E0A6D">
        <w:rPr>
          <w:rFonts w:ascii="Arial" w:hAnsi="Arial" w:cs="Arial"/>
          <w:sz w:val="20"/>
          <w:szCs w:val="20"/>
        </w:rPr>
        <w:t>covariable</w:t>
      </w:r>
      <w:proofErr w:type="spellEnd"/>
      <w:r w:rsidR="001E0A6D">
        <w:rPr>
          <w:rFonts w:ascii="Arial" w:hAnsi="Arial" w:cs="Arial"/>
          <w:sz w:val="20"/>
          <w:szCs w:val="20"/>
        </w:rPr>
        <w:t xml:space="preserve"> ne sera ici prise en compte.</w:t>
      </w:r>
      <w:bookmarkEnd w:id="5"/>
    </w:p>
    <w:p w14:paraId="3A910CDD" w14:textId="69A7468F" w:rsidR="00614D97" w:rsidRDefault="00614D97" w:rsidP="00CA6CDD">
      <w:pPr>
        <w:pStyle w:val="Standard"/>
        <w:jc w:val="both"/>
        <w:rPr>
          <w:rFonts w:ascii="Arial" w:hAnsi="Arial" w:cs="Arial"/>
          <w:sz w:val="20"/>
          <w:szCs w:val="20"/>
        </w:rPr>
      </w:pPr>
    </w:p>
    <w:p w14:paraId="458AB0F3" w14:textId="4169A188" w:rsidR="00614D97" w:rsidRDefault="00614D97" w:rsidP="00614D97">
      <w:pPr>
        <w:pStyle w:val="Standard"/>
        <w:jc w:val="center"/>
        <w:rPr>
          <w:rFonts w:ascii="Arial" w:hAnsi="Arial" w:cs="Arial"/>
          <w:sz w:val="20"/>
          <w:szCs w:val="20"/>
        </w:rPr>
      </w:pPr>
      <w:r>
        <w:rPr>
          <w:rFonts w:ascii="Arial" w:hAnsi="Arial" w:cs="Arial"/>
          <w:noProof/>
          <w:sz w:val="20"/>
          <w:szCs w:val="20"/>
          <w:lang w:eastAsia="fr-FR" w:bidi="ar-SA"/>
        </w:rPr>
        <w:drawing>
          <wp:inline distT="0" distB="0" distL="0" distR="0" wp14:anchorId="62082732" wp14:editId="3534B0A6">
            <wp:extent cx="1995054" cy="2089150"/>
            <wp:effectExtent l="0" t="0" r="5715"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te étude - Orthophoto_cultures.png"/>
                    <pic:cNvPicPr/>
                  </pic:nvPicPr>
                  <pic:blipFill rotWithShape="1">
                    <a:blip r:embed="rId15" cstate="print">
                      <a:extLst>
                        <a:ext uri="{28A0092B-C50C-407E-A947-70E740481C1C}">
                          <a14:useLocalDpi xmlns:a14="http://schemas.microsoft.com/office/drawing/2010/main" val="0"/>
                        </a:ext>
                      </a:extLst>
                    </a:blip>
                    <a:srcRect l="8809" t="32034" r="20696" b="15760"/>
                    <a:stretch/>
                  </pic:blipFill>
                  <pic:spPr bwMode="auto">
                    <a:xfrm>
                      <a:off x="0" y="0"/>
                      <a:ext cx="1996041" cy="2090184"/>
                    </a:xfrm>
                    <a:prstGeom prst="rect">
                      <a:avLst/>
                    </a:prstGeom>
                    <a:ln>
                      <a:noFill/>
                    </a:ln>
                    <a:extLst>
                      <a:ext uri="{53640926-AAD7-44D8-BBD7-CCE9431645EC}">
                        <a14:shadowObscured xmlns:a14="http://schemas.microsoft.com/office/drawing/2010/main"/>
                      </a:ext>
                    </a:extLst>
                  </pic:spPr>
                </pic:pic>
              </a:graphicData>
            </a:graphic>
          </wp:inline>
        </w:drawing>
      </w:r>
    </w:p>
    <w:p w14:paraId="3C169B4C" w14:textId="2743A65C" w:rsidR="00614D97" w:rsidRPr="00614D97" w:rsidRDefault="00614D97" w:rsidP="00614D97">
      <w:pPr>
        <w:pStyle w:val="Standard"/>
        <w:jc w:val="center"/>
        <w:rPr>
          <w:rFonts w:ascii="Arial" w:hAnsi="Arial" w:cs="Arial"/>
          <w:sz w:val="16"/>
          <w:szCs w:val="16"/>
        </w:rPr>
      </w:pPr>
      <w:r w:rsidRPr="00614D97">
        <w:rPr>
          <w:rFonts w:ascii="Arial" w:hAnsi="Arial" w:cs="Arial"/>
          <w:sz w:val="16"/>
          <w:szCs w:val="16"/>
        </w:rPr>
        <w:t>Figure 5 : Emprise de la zone des plantations</w:t>
      </w:r>
    </w:p>
    <w:p w14:paraId="6951DCE1" w14:textId="04938C31" w:rsidR="00614D97" w:rsidRPr="00614D97" w:rsidRDefault="00614D97" w:rsidP="00CA6CDD">
      <w:pPr>
        <w:pStyle w:val="Standard"/>
        <w:jc w:val="both"/>
        <w:rPr>
          <w:rFonts w:ascii="Arial" w:hAnsi="Arial" w:cs="Arial"/>
          <w:sz w:val="16"/>
          <w:szCs w:val="16"/>
        </w:rPr>
      </w:pPr>
    </w:p>
    <w:p w14:paraId="2B75EF38" w14:textId="666712C1" w:rsidR="00614D97" w:rsidRDefault="00614D97" w:rsidP="00CA6CDD">
      <w:pPr>
        <w:pStyle w:val="Standard"/>
        <w:jc w:val="both"/>
        <w:rPr>
          <w:rFonts w:ascii="Arial" w:hAnsi="Arial" w:cs="Arial"/>
          <w:sz w:val="20"/>
          <w:szCs w:val="20"/>
        </w:rPr>
      </w:pPr>
    </w:p>
    <w:p w14:paraId="1B476708" w14:textId="1D486D7C" w:rsidR="00614D97" w:rsidRDefault="00614D97" w:rsidP="00CA6CDD">
      <w:pPr>
        <w:pStyle w:val="Standard"/>
        <w:jc w:val="both"/>
        <w:rPr>
          <w:rFonts w:ascii="Arial" w:hAnsi="Arial" w:cs="Arial"/>
          <w:sz w:val="20"/>
          <w:szCs w:val="20"/>
        </w:rPr>
      </w:pPr>
    </w:p>
    <w:p w14:paraId="7E9CDDC6" w14:textId="77777777" w:rsidR="00614D97" w:rsidRDefault="00614D97" w:rsidP="00CA6CDD">
      <w:pPr>
        <w:pStyle w:val="Standard"/>
        <w:jc w:val="both"/>
        <w:rPr>
          <w:rFonts w:ascii="Arial" w:hAnsi="Arial" w:cs="Arial"/>
          <w:sz w:val="20"/>
          <w:szCs w:val="20"/>
        </w:rPr>
        <w:sectPr w:rsidR="00614D97" w:rsidSect="00614D97">
          <w:type w:val="continuous"/>
          <w:pgSz w:w="11906" w:h="16838"/>
          <w:pgMar w:top="1134" w:right="1134" w:bottom="1134" w:left="1134" w:header="720" w:footer="720" w:gutter="0"/>
          <w:cols w:num="2" w:space="720"/>
        </w:sectPr>
      </w:pPr>
    </w:p>
    <w:p w14:paraId="52EBA05F" w14:textId="63F8A914" w:rsidR="00614D97" w:rsidRDefault="00614D97" w:rsidP="00CA6CDD">
      <w:pPr>
        <w:pStyle w:val="Standard"/>
        <w:jc w:val="both"/>
        <w:rPr>
          <w:rFonts w:ascii="Arial" w:hAnsi="Arial" w:cs="Arial"/>
          <w:sz w:val="20"/>
          <w:szCs w:val="20"/>
        </w:rPr>
      </w:pPr>
    </w:p>
    <w:p w14:paraId="557B46A5" w14:textId="755214BC" w:rsidR="00614D97" w:rsidRDefault="00614D97" w:rsidP="00CA6CDD">
      <w:pPr>
        <w:pStyle w:val="Standard"/>
        <w:jc w:val="both"/>
        <w:rPr>
          <w:rFonts w:ascii="Arial" w:hAnsi="Arial" w:cs="Arial"/>
          <w:sz w:val="20"/>
          <w:szCs w:val="20"/>
        </w:rPr>
      </w:pPr>
    </w:p>
    <w:p w14:paraId="68F2669B" w14:textId="36574152" w:rsidR="00614D97" w:rsidRDefault="00614D97" w:rsidP="00CA6CDD">
      <w:pPr>
        <w:pStyle w:val="Standard"/>
        <w:jc w:val="both"/>
        <w:rPr>
          <w:rFonts w:ascii="Arial" w:hAnsi="Arial" w:cs="Arial"/>
          <w:sz w:val="20"/>
          <w:szCs w:val="20"/>
        </w:rPr>
      </w:pPr>
    </w:p>
    <w:p w14:paraId="4C71A7AD" w14:textId="3F3A7D3A" w:rsidR="00614D97" w:rsidRDefault="00614D97" w:rsidP="00CA6CDD">
      <w:pPr>
        <w:pStyle w:val="Standard"/>
        <w:jc w:val="both"/>
        <w:rPr>
          <w:rFonts w:ascii="Arial" w:hAnsi="Arial" w:cs="Arial"/>
          <w:sz w:val="20"/>
          <w:szCs w:val="20"/>
        </w:rPr>
      </w:pPr>
    </w:p>
    <w:p w14:paraId="41E2EAB2" w14:textId="77777777" w:rsidR="00614D97" w:rsidRDefault="00614D97" w:rsidP="00CA6CDD">
      <w:pPr>
        <w:pStyle w:val="Standard"/>
        <w:jc w:val="both"/>
        <w:rPr>
          <w:rFonts w:ascii="Arial" w:hAnsi="Arial" w:cs="Arial"/>
          <w:sz w:val="20"/>
          <w:szCs w:val="20"/>
        </w:rPr>
      </w:pPr>
    </w:p>
    <w:sectPr w:rsidR="00614D97" w:rsidSect="00614D97">
      <w:type w:val="continuous"/>
      <w:pgSz w:w="11906" w:h="16838"/>
      <w:pgMar w:top="1134" w:right="1134" w:bottom="1134" w:left="1134"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A02851" w14:textId="77777777" w:rsidR="00E73BC6" w:rsidRDefault="00E73BC6">
      <w:r>
        <w:separator/>
      </w:r>
    </w:p>
  </w:endnote>
  <w:endnote w:type="continuationSeparator" w:id="0">
    <w:p w14:paraId="310D823C" w14:textId="77777777" w:rsidR="00E73BC6" w:rsidRDefault="00E73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erif CJK SC">
    <w:altName w:val="Times New Roman"/>
    <w:charset w:val="00"/>
    <w:family w:val="auto"/>
    <w:pitch w:val="variable"/>
  </w:font>
  <w:font w:name="OpenSymbol">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Lohit Devanagari">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1886618"/>
      <w:docPartObj>
        <w:docPartGallery w:val="Page Numbers (Bottom of Page)"/>
        <w:docPartUnique/>
      </w:docPartObj>
    </w:sdtPr>
    <w:sdtEndPr>
      <w:rPr>
        <w:sz w:val="20"/>
        <w:szCs w:val="20"/>
      </w:rPr>
    </w:sdtEndPr>
    <w:sdtContent>
      <w:p w14:paraId="12FD63A7" w14:textId="09AE06E0" w:rsidR="001E0A6D" w:rsidRPr="001E0A6D" w:rsidRDefault="001E0A6D">
        <w:pPr>
          <w:pStyle w:val="Pieddepage"/>
          <w:jc w:val="right"/>
          <w:rPr>
            <w:sz w:val="20"/>
            <w:szCs w:val="20"/>
          </w:rPr>
        </w:pPr>
        <w:r w:rsidRPr="001E0A6D">
          <w:rPr>
            <w:sz w:val="20"/>
            <w:szCs w:val="20"/>
          </w:rPr>
          <w:fldChar w:fldCharType="begin"/>
        </w:r>
        <w:r w:rsidRPr="001E0A6D">
          <w:rPr>
            <w:sz w:val="20"/>
            <w:szCs w:val="20"/>
          </w:rPr>
          <w:instrText>PAGE   \* MERGEFORMAT</w:instrText>
        </w:r>
        <w:r w:rsidRPr="001E0A6D">
          <w:rPr>
            <w:sz w:val="20"/>
            <w:szCs w:val="20"/>
          </w:rPr>
          <w:fldChar w:fldCharType="separate"/>
        </w:r>
        <w:r w:rsidR="005707F4">
          <w:rPr>
            <w:noProof/>
            <w:sz w:val="20"/>
            <w:szCs w:val="20"/>
          </w:rPr>
          <w:t>4</w:t>
        </w:r>
        <w:r w:rsidRPr="001E0A6D">
          <w:rPr>
            <w:sz w:val="20"/>
            <w:szCs w:val="20"/>
          </w:rPr>
          <w:fldChar w:fldCharType="end"/>
        </w:r>
      </w:p>
    </w:sdtContent>
  </w:sdt>
  <w:p w14:paraId="3442FC85" w14:textId="77777777" w:rsidR="001E0A6D" w:rsidRDefault="001E0A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5569AA" w14:textId="77777777" w:rsidR="00E73BC6" w:rsidRDefault="00E73BC6">
      <w:r>
        <w:rPr>
          <w:color w:val="000000"/>
        </w:rPr>
        <w:separator/>
      </w:r>
    </w:p>
  </w:footnote>
  <w:footnote w:type="continuationSeparator" w:id="0">
    <w:p w14:paraId="3480510C" w14:textId="77777777" w:rsidR="00E73BC6" w:rsidRDefault="00E73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A3003" w14:textId="7C3AECAA" w:rsidR="0030411A" w:rsidRDefault="0030411A">
    <w:pPr>
      <w:pStyle w:val="En-tte"/>
    </w:pPr>
    <w:r>
      <w:rPr>
        <w:noProof/>
        <w:lang w:eastAsia="fr-FR" w:bidi="ar-SA"/>
      </w:rPr>
      <w:drawing>
        <wp:anchor distT="0" distB="0" distL="114300" distR="114300" simplePos="0" relativeHeight="251658240" behindDoc="1" locked="0" layoutInCell="1" allowOverlap="1" wp14:anchorId="2AC57D54" wp14:editId="2C70C850">
          <wp:simplePos x="0" y="0"/>
          <wp:positionH relativeFrom="column">
            <wp:posOffset>3810</wp:posOffset>
          </wp:positionH>
          <wp:positionV relativeFrom="paragraph">
            <wp:posOffset>-47625</wp:posOffset>
          </wp:positionV>
          <wp:extent cx="781050" cy="203083"/>
          <wp:effectExtent l="0" t="0" r="0" b="6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tours-logo-horizont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203083"/>
                  </a:xfrm>
                  <a:prstGeom prst="rect">
                    <a:avLst/>
                  </a:prstGeom>
                </pic:spPr>
              </pic:pic>
            </a:graphicData>
          </a:graphic>
        </wp:anchor>
      </w:drawing>
    </w:r>
    <w:r>
      <w:t xml:space="preserve">                         </w:t>
    </w:r>
    <w:r w:rsidR="00F203FE">
      <w:rPr>
        <w:rFonts w:ascii="Arial" w:hAnsi="Arial" w:cs="Arial"/>
        <w:sz w:val="16"/>
        <w:szCs w:val="16"/>
      </w:rPr>
      <w:t>M1 Hydrosystèmes et Bassins Versants</w:t>
    </w:r>
    <w:r>
      <w:rPr>
        <w:rFonts w:ascii="Arial" w:hAnsi="Arial" w:cs="Arial"/>
        <w:sz w:val="16"/>
        <w:szCs w:val="16"/>
      </w:rPr>
      <w:t xml:space="preserve"> –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84DEC"/>
    <w:multiLevelType w:val="hybridMultilevel"/>
    <w:tmpl w:val="4A4EEA28"/>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 w15:restartNumberingAfterBreak="0">
    <w:nsid w:val="0A5E7966"/>
    <w:multiLevelType w:val="hybridMultilevel"/>
    <w:tmpl w:val="DA1CFA6A"/>
    <w:lvl w:ilvl="0" w:tplc="F3A25044">
      <w:start w:val="2"/>
      <w:numFmt w:val="bullet"/>
      <w:lvlText w:val="-"/>
      <w:lvlJc w:val="left"/>
      <w:pPr>
        <w:ind w:left="720" w:hanging="360"/>
      </w:pPr>
      <w:rPr>
        <w:rFonts w:ascii="Arial" w:eastAsia="Noto Serif CJK SC"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C63B8F"/>
    <w:multiLevelType w:val="hybridMultilevel"/>
    <w:tmpl w:val="33B4E6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804719"/>
    <w:multiLevelType w:val="hybridMultilevel"/>
    <w:tmpl w:val="BB789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2941E8"/>
    <w:multiLevelType w:val="hybridMultilevel"/>
    <w:tmpl w:val="3EF809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F720C1B"/>
    <w:multiLevelType w:val="hybridMultilevel"/>
    <w:tmpl w:val="3990921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E82FD1"/>
    <w:multiLevelType w:val="hybridMultilevel"/>
    <w:tmpl w:val="64C8A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D41A4C"/>
    <w:multiLevelType w:val="multilevel"/>
    <w:tmpl w:val="2E386A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3806AFF"/>
    <w:multiLevelType w:val="hybridMultilevel"/>
    <w:tmpl w:val="09AC6A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6260813"/>
    <w:multiLevelType w:val="hybridMultilevel"/>
    <w:tmpl w:val="F8080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0B3668"/>
    <w:multiLevelType w:val="hybridMultilevel"/>
    <w:tmpl w:val="3572B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9E27F1"/>
    <w:multiLevelType w:val="multilevel"/>
    <w:tmpl w:val="F31E5E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3F4E57E4"/>
    <w:multiLevelType w:val="hybridMultilevel"/>
    <w:tmpl w:val="19729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8E3EE2"/>
    <w:multiLevelType w:val="hybridMultilevel"/>
    <w:tmpl w:val="A9628F7E"/>
    <w:lvl w:ilvl="0" w:tplc="B0E246C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40C195E"/>
    <w:multiLevelType w:val="hybridMultilevel"/>
    <w:tmpl w:val="A13618BE"/>
    <w:lvl w:ilvl="0" w:tplc="6EA4E890">
      <w:start w:val="2"/>
      <w:numFmt w:val="bullet"/>
      <w:lvlText w:val="-"/>
      <w:lvlJc w:val="left"/>
      <w:pPr>
        <w:ind w:left="1065" w:hanging="360"/>
      </w:pPr>
      <w:rPr>
        <w:rFonts w:ascii="Liberation Serif" w:eastAsia="Noto Serif CJK SC" w:hAnsi="Liberation Serif" w:cs="Liberation Serif"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5" w15:restartNumberingAfterBreak="0">
    <w:nsid w:val="545F0C47"/>
    <w:multiLevelType w:val="hybridMultilevel"/>
    <w:tmpl w:val="670E194A"/>
    <w:lvl w:ilvl="0" w:tplc="F3A25044">
      <w:start w:val="2"/>
      <w:numFmt w:val="bullet"/>
      <w:lvlText w:val="-"/>
      <w:lvlJc w:val="left"/>
      <w:pPr>
        <w:ind w:left="1080" w:hanging="360"/>
      </w:pPr>
      <w:rPr>
        <w:rFonts w:ascii="Arial" w:eastAsia="Noto Serif CJK SC"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64022E6"/>
    <w:multiLevelType w:val="hybridMultilevel"/>
    <w:tmpl w:val="F8323B3E"/>
    <w:lvl w:ilvl="0" w:tplc="E1AC0A72">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1345A79"/>
    <w:multiLevelType w:val="hybridMultilevel"/>
    <w:tmpl w:val="1DE2B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997201"/>
    <w:multiLevelType w:val="hybridMultilevel"/>
    <w:tmpl w:val="A106F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74E4CC0"/>
    <w:multiLevelType w:val="hybridMultilevel"/>
    <w:tmpl w:val="85D0FF1A"/>
    <w:lvl w:ilvl="0" w:tplc="4E3CB954">
      <w:numFmt w:val="bullet"/>
      <w:lvlText w:val="-"/>
      <w:lvlJc w:val="left"/>
      <w:pPr>
        <w:ind w:left="1065" w:hanging="705"/>
      </w:pPr>
      <w:rPr>
        <w:rFonts w:ascii="Arial" w:eastAsia="Noto Serif CJK SC"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14"/>
  </w:num>
  <w:num w:numId="4">
    <w:abstractNumId w:val="10"/>
  </w:num>
  <w:num w:numId="5">
    <w:abstractNumId w:val="0"/>
  </w:num>
  <w:num w:numId="6">
    <w:abstractNumId w:val="17"/>
  </w:num>
  <w:num w:numId="7">
    <w:abstractNumId w:val="3"/>
  </w:num>
  <w:num w:numId="8">
    <w:abstractNumId w:val="9"/>
  </w:num>
  <w:num w:numId="9">
    <w:abstractNumId w:val="18"/>
  </w:num>
  <w:num w:numId="10">
    <w:abstractNumId w:val="19"/>
  </w:num>
  <w:num w:numId="11">
    <w:abstractNumId w:val="8"/>
  </w:num>
  <w:num w:numId="12">
    <w:abstractNumId w:val="13"/>
  </w:num>
  <w:num w:numId="13">
    <w:abstractNumId w:val="2"/>
  </w:num>
  <w:num w:numId="14">
    <w:abstractNumId w:val="16"/>
  </w:num>
  <w:num w:numId="15">
    <w:abstractNumId w:val="1"/>
  </w:num>
  <w:num w:numId="16">
    <w:abstractNumId w:val="12"/>
  </w:num>
  <w:num w:numId="17">
    <w:abstractNumId w:val="15"/>
  </w:num>
  <w:num w:numId="18">
    <w:abstractNumId w:val="4"/>
  </w:num>
  <w:num w:numId="19">
    <w:abstractNumId w:val="6"/>
  </w:num>
  <w:num w:numId="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olas Saby">
    <w15:presenceInfo w15:providerId="Windows Live" w15:userId="ac38e566fae6e0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trackRevisions/>
  <w:defaultTabStop w:val="709"/>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77"/>
    <w:rsid w:val="000109C0"/>
    <w:rsid w:val="000129BD"/>
    <w:rsid w:val="00034076"/>
    <w:rsid w:val="00051F68"/>
    <w:rsid w:val="00064548"/>
    <w:rsid w:val="000B2C30"/>
    <w:rsid w:val="000E7A06"/>
    <w:rsid w:val="000F52BF"/>
    <w:rsid w:val="00137EF8"/>
    <w:rsid w:val="001817FA"/>
    <w:rsid w:val="001826A2"/>
    <w:rsid w:val="001C4AA2"/>
    <w:rsid w:val="001C4DCE"/>
    <w:rsid w:val="001E0A6D"/>
    <w:rsid w:val="002548BB"/>
    <w:rsid w:val="002952C0"/>
    <w:rsid w:val="002D4CD2"/>
    <w:rsid w:val="002E0815"/>
    <w:rsid w:val="0030411A"/>
    <w:rsid w:val="003512ED"/>
    <w:rsid w:val="00354724"/>
    <w:rsid w:val="003A4DD0"/>
    <w:rsid w:val="003D4C5B"/>
    <w:rsid w:val="00412B31"/>
    <w:rsid w:val="00444C84"/>
    <w:rsid w:val="00472ED3"/>
    <w:rsid w:val="004A5E5E"/>
    <w:rsid w:val="005707F4"/>
    <w:rsid w:val="00575B12"/>
    <w:rsid w:val="0057766A"/>
    <w:rsid w:val="00580CD7"/>
    <w:rsid w:val="005E122C"/>
    <w:rsid w:val="005E5664"/>
    <w:rsid w:val="00614D97"/>
    <w:rsid w:val="00652858"/>
    <w:rsid w:val="00660421"/>
    <w:rsid w:val="00673752"/>
    <w:rsid w:val="006F08A7"/>
    <w:rsid w:val="00700F51"/>
    <w:rsid w:val="00730BE1"/>
    <w:rsid w:val="00755C69"/>
    <w:rsid w:val="00757B38"/>
    <w:rsid w:val="00760653"/>
    <w:rsid w:val="00774CC6"/>
    <w:rsid w:val="00786079"/>
    <w:rsid w:val="007A4319"/>
    <w:rsid w:val="007E0975"/>
    <w:rsid w:val="007E762C"/>
    <w:rsid w:val="00800F9F"/>
    <w:rsid w:val="008532BC"/>
    <w:rsid w:val="008A73C9"/>
    <w:rsid w:val="00914C4D"/>
    <w:rsid w:val="0096736F"/>
    <w:rsid w:val="009827D9"/>
    <w:rsid w:val="00991E5A"/>
    <w:rsid w:val="009E440F"/>
    <w:rsid w:val="009F1B12"/>
    <w:rsid w:val="009F662E"/>
    <w:rsid w:val="00A07C13"/>
    <w:rsid w:val="00A42E84"/>
    <w:rsid w:val="00A671EF"/>
    <w:rsid w:val="00AC0259"/>
    <w:rsid w:val="00AD5B4A"/>
    <w:rsid w:val="00B57E34"/>
    <w:rsid w:val="00BF5784"/>
    <w:rsid w:val="00C056CC"/>
    <w:rsid w:val="00C220B4"/>
    <w:rsid w:val="00C36FA0"/>
    <w:rsid w:val="00C42467"/>
    <w:rsid w:val="00CA6CDD"/>
    <w:rsid w:val="00D25441"/>
    <w:rsid w:val="00D52724"/>
    <w:rsid w:val="00D66877"/>
    <w:rsid w:val="00DC334C"/>
    <w:rsid w:val="00DC6379"/>
    <w:rsid w:val="00E350DC"/>
    <w:rsid w:val="00E41F42"/>
    <w:rsid w:val="00E73BC6"/>
    <w:rsid w:val="00E742E3"/>
    <w:rsid w:val="00F03BDB"/>
    <w:rsid w:val="00F203FE"/>
    <w:rsid w:val="00F50E36"/>
    <w:rsid w:val="00F625BB"/>
    <w:rsid w:val="00F92152"/>
    <w:rsid w:val="00FD2BA3"/>
    <w:rsid w:val="00FD526B"/>
    <w:rsid w:val="00FE422A"/>
    <w:rsid w:val="00FF6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E6BE07"/>
  <w15:docId w15:val="{C00A1ABF-53EF-4AB2-960C-068B8F00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kern w:val="3"/>
        <w:sz w:val="24"/>
        <w:szCs w:val="24"/>
        <w:lang w:val="fr-FR" w:eastAsia="zh-CN" w:bidi="hi-IN"/>
      </w:rPr>
    </w:rPrDefault>
    <w:pPrDefault>
      <w:pPr>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link w:val="StandardCa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paragraph" w:styleId="En-tte">
    <w:name w:val="header"/>
    <w:basedOn w:val="Normal"/>
    <w:link w:val="En-tteCar"/>
    <w:uiPriority w:val="99"/>
    <w:unhideWhenUsed/>
    <w:rsid w:val="0030411A"/>
    <w:pPr>
      <w:tabs>
        <w:tab w:val="center" w:pos="4536"/>
        <w:tab w:val="right" w:pos="9072"/>
      </w:tabs>
    </w:pPr>
    <w:rPr>
      <w:rFonts w:cs="Mangal"/>
      <w:szCs w:val="21"/>
    </w:rPr>
  </w:style>
  <w:style w:type="character" w:customStyle="1" w:styleId="En-tteCar">
    <w:name w:val="En-tête Car"/>
    <w:basedOn w:val="Policepardfaut"/>
    <w:link w:val="En-tte"/>
    <w:uiPriority w:val="99"/>
    <w:rsid w:val="0030411A"/>
    <w:rPr>
      <w:rFonts w:cs="Mangal"/>
      <w:szCs w:val="21"/>
    </w:rPr>
  </w:style>
  <w:style w:type="paragraph" w:styleId="Pieddepage">
    <w:name w:val="footer"/>
    <w:basedOn w:val="Normal"/>
    <w:link w:val="PieddepageCar"/>
    <w:uiPriority w:val="99"/>
    <w:unhideWhenUsed/>
    <w:rsid w:val="0030411A"/>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30411A"/>
    <w:rPr>
      <w:rFonts w:cs="Mangal"/>
      <w:szCs w:val="21"/>
    </w:rPr>
  </w:style>
  <w:style w:type="paragraph" w:styleId="Textedebulles">
    <w:name w:val="Balloon Text"/>
    <w:basedOn w:val="Normal"/>
    <w:link w:val="TextedebullesCar"/>
    <w:uiPriority w:val="99"/>
    <w:semiHidden/>
    <w:unhideWhenUsed/>
    <w:rsid w:val="00652858"/>
    <w:rPr>
      <w:rFonts w:ascii="Segoe UI" w:hAnsi="Segoe UI" w:cs="Mangal"/>
      <w:sz w:val="18"/>
      <w:szCs w:val="16"/>
    </w:rPr>
  </w:style>
  <w:style w:type="character" w:customStyle="1" w:styleId="TextedebullesCar">
    <w:name w:val="Texte de bulles Car"/>
    <w:basedOn w:val="Policepardfaut"/>
    <w:link w:val="Textedebulles"/>
    <w:uiPriority w:val="99"/>
    <w:semiHidden/>
    <w:rsid w:val="00652858"/>
    <w:rPr>
      <w:rFonts w:ascii="Segoe UI" w:hAnsi="Segoe UI" w:cs="Mangal"/>
      <w:sz w:val="18"/>
      <w:szCs w:val="16"/>
    </w:rPr>
  </w:style>
  <w:style w:type="paragraph" w:customStyle="1" w:styleId="Style1">
    <w:name w:val="Style1"/>
    <w:basedOn w:val="Standard"/>
    <w:link w:val="Style1Car"/>
    <w:qFormat/>
    <w:rsid w:val="00FD2BA3"/>
    <w:pPr>
      <w:spacing w:line="360" w:lineRule="auto"/>
    </w:pPr>
    <w:rPr>
      <w:rFonts w:ascii="Arial" w:hAnsi="Arial" w:cs="Arial"/>
      <w:b/>
      <w:bCs/>
      <w:sz w:val="22"/>
    </w:rPr>
  </w:style>
  <w:style w:type="character" w:customStyle="1" w:styleId="StandardCar">
    <w:name w:val="Standard Car"/>
    <w:basedOn w:val="Policepardfaut"/>
    <w:link w:val="Standard"/>
    <w:rsid w:val="002D4CD2"/>
  </w:style>
  <w:style w:type="character" w:customStyle="1" w:styleId="Style1Car">
    <w:name w:val="Style1 Car"/>
    <w:basedOn w:val="StandardCar"/>
    <w:link w:val="Style1"/>
    <w:rsid w:val="00FD2BA3"/>
    <w:rPr>
      <w:rFonts w:ascii="Arial" w:hAnsi="Arial" w:cs="Arial"/>
      <w:b/>
      <w:bCs/>
      <w:sz w:val="22"/>
    </w:rPr>
  </w:style>
  <w:style w:type="character" w:styleId="Marquedecommentaire">
    <w:name w:val="annotation reference"/>
    <w:basedOn w:val="Policepardfaut"/>
    <w:uiPriority w:val="99"/>
    <w:semiHidden/>
    <w:unhideWhenUsed/>
    <w:rsid w:val="002E0815"/>
    <w:rPr>
      <w:sz w:val="16"/>
      <w:szCs w:val="16"/>
    </w:rPr>
  </w:style>
  <w:style w:type="paragraph" w:styleId="Commentaire">
    <w:name w:val="annotation text"/>
    <w:basedOn w:val="Normal"/>
    <w:link w:val="CommentaireCar"/>
    <w:uiPriority w:val="99"/>
    <w:semiHidden/>
    <w:unhideWhenUsed/>
    <w:rsid w:val="002E0815"/>
    <w:rPr>
      <w:rFonts w:cs="Mangal"/>
      <w:sz w:val="20"/>
      <w:szCs w:val="18"/>
    </w:rPr>
  </w:style>
  <w:style w:type="character" w:customStyle="1" w:styleId="CommentaireCar">
    <w:name w:val="Commentaire Car"/>
    <w:basedOn w:val="Policepardfaut"/>
    <w:link w:val="Commentaire"/>
    <w:uiPriority w:val="99"/>
    <w:semiHidden/>
    <w:rsid w:val="002E0815"/>
    <w:rPr>
      <w:rFonts w:cs="Mangal"/>
      <w:sz w:val="20"/>
      <w:szCs w:val="18"/>
    </w:rPr>
  </w:style>
  <w:style w:type="paragraph" w:styleId="Objetducommentaire">
    <w:name w:val="annotation subject"/>
    <w:basedOn w:val="Commentaire"/>
    <w:next w:val="Commentaire"/>
    <w:link w:val="ObjetducommentaireCar"/>
    <w:uiPriority w:val="99"/>
    <w:semiHidden/>
    <w:unhideWhenUsed/>
    <w:rsid w:val="002E0815"/>
    <w:rPr>
      <w:b/>
      <w:bCs/>
    </w:rPr>
  </w:style>
  <w:style w:type="character" w:customStyle="1" w:styleId="ObjetducommentaireCar">
    <w:name w:val="Objet du commentaire Car"/>
    <w:basedOn w:val="CommentaireCar"/>
    <w:link w:val="Objetducommentaire"/>
    <w:uiPriority w:val="99"/>
    <w:semiHidden/>
    <w:rsid w:val="002E0815"/>
    <w:rPr>
      <w:rFonts w:cs="Mangal"/>
      <w:b/>
      <w:bCs/>
      <w:sz w:val="20"/>
      <w:szCs w:val="18"/>
    </w:rPr>
  </w:style>
  <w:style w:type="paragraph" w:styleId="Paragraphedeliste">
    <w:name w:val="List Paragraph"/>
    <w:basedOn w:val="Normal"/>
    <w:uiPriority w:val="34"/>
    <w:qFormat/>
    <w:rsid w:val="009E440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4450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1191</Words>
  <Characters>6552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Faculté Sciences &amp; Techniques</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Sebastien Salvador-Blanes</dc:creator>
  <cp:lastModifiedBy>Nicolas Saby</cp:lastModifiedBy>
  <cp:revision>11</cp:revision>
  <cp:lastPrinted>2024-09-13T08:44:00Z</cp:lastPrinted>
  <dcterms:created xsi:type="dcterms:W3CDTF">2024-09-13T13:01:00Z</dcterms:created>
  <dcterms:modified xsi:type="dcterms:W3CDTF">2025-01-08T09:31:00Z</dcterms:modified>
</cp:coreProperties>
</file>